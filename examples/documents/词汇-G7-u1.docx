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EC0306">
      <w:pPr>
        <w:pStyle w:val="3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240" w:line="360" w:lineRule="auto"/>
        <w:jc w:val="center"/>
      </w:pPr>
      <w:r>
        <w:rPr>
          <w:rFonts w:ascii="Times New Roman" w:hAnsi="Times New Roman" w:eastAsia="黑体" w:cs="Times New Roman"/>
          <w:b/>
          <w:i w:val="0"/>
          <w:sz w:val="32"/>
        </w:rPr>
        <w:t>七年级上册 Unit 1 词汇整理</w:t>
      </w:r>
    </w:p>
    <w:p w14:paraId="3E5576AB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120" w:line="360" w:lineRule="auto"/>
      </w:pPr>
      <w:r>
        <w:rPr>
          <w:rFonts w:ascii="Times New Roman" w:hAnsi="Times New Roman" w:eastAsia="黑体" w:cs="Times New Roman"/>
          <w:b/>
          <w:i w:val="0"/>
          <w:sz w:val="28"/>
        </w:rPr>
        <w:t>一、基础词汇整理</w:t>
      </w:r>
    </w:p>
    <w:p w14:paraId="2D3AE73D">
      <w:pPr>
        <w:pStyle w:val="4"/>
        <w:spacing w:before="180" w:after="80" w:line="360" w:lineRule="auto"/>
      </w:pPr>
      <w:r>
        <w:rPr>
          <w:rFonts w:ascii="Times New Roman" w:hAnsi="Times New Roman" w:eastAsia="黑体" w:cs="Times New Roman"/>
          <w:b/>
          <w:i w:val="0"/>
          <w:sz w:val="26"/>
        </w:rPr>
        <w:t>（一）Unit 1 词汇例句整理</w:t>
      </w:r>
    </w:p>
    <w:p w14:paraId="5EC9F3D3">
      <w:pPr>
        <w:spacing w:before="60" w:after="20" w:line="360" w:lineRule="auto"/>
      </w:pPr>
      <w:r>
        <w:rPr>
          <w:rFonts w:ascii="Times New Roman" w:hAnsi="Times New Roman" w:eastAsia="宋体" w:cs="Times New Roman"/>
          <w:b/>
          <w:i w:val="0"/>
          <w:sz w:val="24"/>
        </w:rPr>
        <w:t>（01） without /wɪðˈaʊt/ prep. 缺乏，没有</w:t>
      </w:r>
    </w:p>
    <w:p w14:paraId="38DBBD45">
      <w:pPr>
        <w:spacing w:before="0" w:after="20" w:line="360" w:lineRule="auto"/>
      </w:pPr>
      <w:r>
        <w:rPr>
          <w:rFonts w:ascii="Times New Roman" w:hAnsi="Times New Roman" w:eastAsia="宋体" w:cs="Times New Roman"/>
          <w:b/>
          <w:i w:val="0"/>
          <w:sz w:val="24"/>
        </w:rPr>
        <w:t>例句：</w:t>
      </w:r>
      <w:r>
        <w:rPr>
          <w:rFonts w:ascii="Times New Roman" w:hAnsi="Times New Roman" w:eastAsia="宋体" w:cs="Times New Roman"/>
          <w:b w:val="0"/>
          <w:i w:val="0"/>
          <w:sz w:val="24"/>
        </w:rPr>
        <w:t>Without a plan, it is hard to study well.</w:t>
      </w:r>
    </w:p>
    <w:p w14:paraId="046BCB6B">
      <w:pPr>
        <w:spacing w:before="0" w:after="80" w:line="360" w:lineRule="auto"/>
      </w:pPr>
      <w:r>
        <w:rPr>
          <w:rFonts w:ascii="Times New Roman" w:hAnsi="Times New Roman" w:eastAsia="宋体" w:cs="Times New Roman"/>
          <w:b/>
          <w:i w:val="0"/>
          <w:sz w:val="24"/>
        </w:rPr>
        <w:t>翻译：</w:t>
      </w:r>
      <w:r>
        <w:rPr>
          <w:rFonts w:ascii="Times New Roman" w:hAnsi="Times New Roman" w:eastAsia="宋体" w:cs="Times New Roman"/>
          <w:b w:val="0"/>
          <w:i w:val="0"/>
          <w:sz w:val="24"/>
        </w:rPr>
        <w:t>没有计划，很难学好。</w:t>
      </w:r>
    </w:p>
    <w:p w14:paraId="53113956">
      <w:pPr>
        <w:spacing w:before="60" w:after="20" w:line="360" w:lineRule="auto"/>
      </w:pPr>
      <w:r>
        <w:rPr>
          <w:rFonts w:ascii="Times New Roman" w:hAnsi="Times New Roman" w:eastAsia="宋体" w:cs="Times New Roman"/>
          <w:b/>
          <w:i w:val="0"/>
          <w:sz w:val="24"/>
        </w:rPr>
        <w:t>（02） sentence /ˈsentəns/ n. 句子</w:t>
      </w:r>
    </w:p>
    <w:p w14:paraId="42D03098">
      <w:pPr>
        <w:spacing w:before="0" w:after="20" w:line="360" w:lineRule="auto"/>
      </w:pPr>
      <w:r>
        <w:rPr>
          <w:rFonts w:ascii="Times New Roman" w:hAnsi="Times New Roman" w:eastAsia="宋体" w:cs="Times New Roman"/>
          <w:b/>
          <w:i w:val="0"/>
          <w:sz w:val="24"/>
        </w:rPr>
        <w:t>例句：</w:t>
      </w:r>
      <w:r>
        <w:rPr>
          <w:rFonts w:ascii="Times New Roman" w:hAnsi="Times New Roman" w:eastAsia="宋体" w:cs="Times New Roman"/>
          <w:b w:val="0"/>
          <w:i w:val="0"/>
          <w:sz w:val="24"/>
        </w:rPr>
        <w:t>Please write one sentence about your new school.</w:t>
      </w:r>
    </w:p>
    <w:p w14:paraId="421FD4C7">
      <w:pPr>
        <w:spacing w:before="0" w:after="80" w:line="360" w:lineRule="auto"/>
      </w:pPr>
      <w:r>
        <w:rPr>
          <w:rFonts w:ascii="Times New Roman" w:hAnsi="Times New Roman" w:eastAsia="宋体" w:cs="Times New Roman"/>
          <w:b/>
          <w:i w:val="0"/>
          <w:sz w:val="24"/>
        </w:rPr>
        <w:t>翻译：</w:t>
      </w:r>
      <w:r>
        <w:rPr>
          <w:rFonts w:ascii="Times New Roman" w:hAnsi="Times New Roman" w:eastAsia="宋体" w:cs="Times New Roman"/>
          <w:b w:val="0"/>
          <w:i w:val="0"/>
          <w:sz w:val="24"/>
        </w:rPr>
        <w:t>请写一个关于你的新学校的句子。</w:t>
      </w:r>
    </w:p>
    <w:p w14:paraId="07386335">
      <w:pPr>
        <w:spacing w:before="60" w:after="20" w:line="360" w:lineRule="auto"/>
      </w:pPr>
      <w:r>
        <w:rPr>
          <w:rFonts w:ascii="Times New Roman" w:hAnsi="Times New Roman" w:eastAsia="宋体" w:cs="Times New Roman"/>
          <w:b/>
          <w:i w:val="0"/>
          <w:sz w:val="24"/>
        </w:rPr>
        <w:t>（03） point out 指出，指明</w:t>
      </w:r>
    </w:p>
    <w:p w14:paraId="4C5313DA">
      <w:pPr>
        <w:spacing w:before="0" w:after="20" w:line="360" w:lineRule="auto"/>
      </w:pPr>
      <w:r>
        <w:rPr>
          <w:rFonts w:ascii="Times New Roman" w:hAnsi="Times New Roman" w:eastAsia="宋体" w:cs="Times New Roman"/>
          <w:b/>
          <w:i w:val="0"/>
          <w:sz w:val="24"/>
        </w:rPr>
        <w:t>例句：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The teacher points out my mistake </w:t>
      </w:r>
      <w:r>
        <w:rPr>
          <w:rFonts w:hint="eastAsia" w:cs="Times New Roman"/>
          <w:b w:val="0"/>
          <w:i w:val="0"/>
          <w:sz w:val="24"/>
          <w:lang w:val="en-US" w:eastAsia="zh-CN"/>
        </w:rPr>
        <w:t>o</w:t>
      </w:r>
      <w:r>
        <w:rPr>
          <w:rFonts w:hint="default" w:cs="Times New Roman"/>
          <w:b w:val="0"/>
          <w:i w:val="0"/>
          <w:sz w:val="24"/>
          <w:lang w:val="en-US" w:eastAsia="zh-CN"/>
        </w:rPr>
        <w:t>n my homework</w:t>
      </w:r>
      <w:r>
        <w:rPr>
          <w:rFonts w:ascii="Times New Roman" w:hAnsi="Times New Roman" w:eastAsia="宋体" w:cs="Times New Roman"/>
          <w:b w:val="0"/>
          <w:i w:val="0"/>
          <w:sz w:val="24"/>
        </w:rPr>
        <w:t>.</w:t>
      </w:r>
    </w:p>
    <w:p w14:paraId="6160D9E7">
      <w:pPr>
        <w:spacing w:before="0" w:after="80" w:line="360" w:lineRule="auto"/>
      </w:pPr>
      <w:r>
        <w:rPr>
          <w:rFonts w:ascii="Times New Roman" w:hAnsi="Times New Roman" w:eastAsia="宋体" w:cs="Times New Roman"/>
          <w:b/>
          <w:i w:val="0"/>
          <w:sz w:val="24"/>
        </w:rPr>
        <w:t>翻译：</w:t>
      </w:r>
      <w:r>
        <w:rPr>
          <w:rFonts w:ascii="Times New Roman" w:hAnsi="Times New Roman" w:eastAsia="宋体" w:cs="Times New Roman"/>
          <w:b w:val="0"/>
          <w:i w:val="0"/>
          <w:sz w:val="24"/>
        </w:rPr>
        <w:t>老师</w:t>
      </w:r>
      <w:r>
        <w:rPr>
          <w:rFonts w:hint="eastAsia" w:cs="Times New Roman"/>
          <w:b w:val="0"/>
          <w:i w:val="0"/>
          <w:sz w:val="24"/>
          <w:lang w:val="en-US" w:eastAsia="zh-CN"/>
        </w:rPr>
        <w:t>在作业中</w:t>
      </w:r>
      <w:r>
        <w:rPr>
          <w:rFonts w:ascii="Times New Roman" w:hAnsi="Times New Roman" w:eastAsia="宋体" w:cs="Times New Roman"/>
          <w:b w:val="0"/>
          <w:i w:val="0"/>
          <w:sz w:val="24"/>
        </w:rPr>
        <w:t>指出我的错误。</w:t>
      </w:r>
    </w:p>
    <w:p w14:paraId="6E26FD59">
      <w:pPr>
        <w:spacing w:before="60" w:after="20" w:line="360" w:lineRule="auto"/>
      </w:pPr>
      <w:r>
        <w:rPr>
          <w:rFonts w:ascii="Times New Roman" w:hAnsi="Times New Roman" w:eastAsia="宋体" w:cs="Times New Roman"/>
          <w:b/>
          <w:i w:val="0"/>
          <w:sz w:val="24"/>
        </w:rPr>
        <w:t>（04） mistake /məˈsteɪk/ n. 错误</w:t>
      </w:r>
    </w:p>
    <w:p w14:paraId="67B069B2">
      <w:pPr>
        <w:spacing w:before="0" w:after="20" w:line="360" w:lineRule="auto"/>
      </w:pPr>
      <w:r>
        <w:rPr>
          <w:rFonts w:ascii="Times New Roman" w:hAnsi="Times New Roman" w:eastAsia="宋体" w:cs="Times New Roman"/>
          <w:b/>
          <w:i w:val="0"/>
          <w:sz w:val="24"/>
        </w:rPr>
        <w:t>例句：</w:t>
      </w:r>
      <w:r>
        <w:rPr>
          <w:rFonts w:ascii="Times New Roman" w:hAnsi="Times New Roman" w:eastAsia="宋体" w:cs="Times New Roman"/>
          <w:b w:val="0"/>
          <w:i w:val="0"/>
          <w:sz w:val="24"/>
        </w:rPr>
        <w:t>Making a mistake is not a big problem.</w:t>
      </w:r>
    </w:p>
    <w:p w14:paraId="21050ECB">
      <w:pPr>
        <w:spacing w:before="0" w:after="80" w:line="360" w:lineRule="auto"/>
      </w:pPr>
      <w:r>
        <w:rPr>
          <w:rFonts w:ascii="Times New Roman" w:hAnsi="Times New Roman" w:eastAsia="宋体" w:cs="Times New Roman"/>
          <w:b/>
          <w:i w:val="0"/>
          <w:sz w:val="24"/>
        </w:rPr>
        <w:t>翻译：</w:t>
      </w:r>
      <w:r>
        <w:rPr>
          <w:rFonts w:ascii="Times New Roman" w:hAnsi="Times New Roman" w:eastAsia="宋体" w:cs="Times New Roman"/>
          <w:b w:val="0"/>
          <w:i w:val="0"/>
          <w:sz w:val="24"/>
        </w:rPr>
        <w:t>犯错误不是一个大问题。</w:t>
      </w:r>
    </w:p>
    <w:p w14:paraId="56AB0897">
      <w:pPr>
        <w:spacing w:before="60" w:after="20" w:line="360" w:lineRule="auto"/>
      </w:pPr>
      <w:r>
        <w:rPr>
          <w:rFonts w:ascii="Times New Roman" w:hAnsi="Times New Roman" w:eastAsia="宋体" w:cs="Times New Roman"/>
          <w:b/>
          <w:i w:val="0"/>
          <w:sz w:val="24"/>
        </w:rPr>
        <w:t>（05） polite /pəˈlaɪt/ adj. 有礼貌的，客气的</w:t>
      </w:r>
    </w:p>
    <w:p w14:paraId="23BE4417">
      <w:pPr>
        <w:spacing w:before="0" w:after="20" w:line="360" w:lineRule="auto"/>
      </w:pPr>
      <w:r>
        <w:rPr>
          <w:rFonts w:ascii="Times New Roman" w:hAnsi="Times New Roman" w:eastAsia="宋体" w:cs="Times New Roman"/>
          <w:b/>
          <w:i w:val="0"/>
          <w:sz w:val="24"/>
        </w:rPr>
        <w:t>例句：</w:t>
      </w:r>
      <w:r>
        <w:rPr>
          <w:rFonts w:ascii="Times New Roman" w:hAnsi="Times New Roman" w:eastAsia="宋体" w:cs="Times New Roman"/>
          <w:b w:val="0"/>
          <w:i w:val="0"/>
          <w:sz w:val="24"/>
        </w:rPr>
        <w:t>We should be polite to our classmates.</w:t>
      </w:r>
    </w:p>
    <w:p w14:paraId="50406EFF">
      <w:pPr>
        <w:spacing w:before="0" w:after="80" w:line="360" w:lineRule="auto"/>
      </w:pPr>
      <w:r>
        <w:rPr>
          <w:rFonts w:ascii="Times New Roman" w:hAnsi="Times New Roman" w:eastAsia="宋体" w:cs="Times New Roman"/>
          <w:b/>
          <w:i w:val="0"/>
          <w:sz w:val="24"/>
        </w:rPr>
        <w:t>翻译：</w:t>
      </w:r>
      <w:r>
        <w:rPr>
          <w:rFonts w:ascii="Times New Roman" w:hAnsi="Times New Roman" w:eastAsia="宋体" w:cs="Times New Roman"/>
          <w:b w:val="0"/>
          <w:i w:val="0"/>
          <w:sz w:val="24"/>
        </w:rPr>
        <w:t>我们应该对同学有礼貌。</w:t>
      </w:r>
    </w:p>
    <w:p w14:paraId="717CEA80">
      <w:pPr>
        <w:spacing w:before="60" w:after="20" w:line="360" w:lineRule="auto"/>
      </w:pPr>
      <w:r>
        <w:rPr>
          <w:rFonts w:ascii="Times New Roman" w:hAnsi="Times New Roman" w:eastAsia="宋体" w:cs="Times New Roman"/>
          <w:b/>
          <w:i w:val="0"/>
          <w:sz w:val="24"/>
        </w:rPr>
        <w:t>（06） mind /maɪnd/ n. 头脑；思想，思维</w:t>
      </w:r>
    </w:p>
    <w:p w14:paraId="5245BCA1">
      <w:pPr>
        <w:spacing w:before="0" w:after="20" w:line="360" w:lineRule="auto"/>
      </w:pPr>
      <w:r>
        <w:rPr>
          <w:rFonts w:ascii="Times New Roman" w:hAnsi="Times New Roman" w:eastAsia="宋体" w:cs="Times New Roman"/>
          <w:b/>
          <w:i w:val="0"/>
          <w:sz w:val="24"/>
        </w:rPr>
        <w:t>例句：</w:t>
      </w:r>
      <w:r>
        <w:rPr>
          <w:rFonts w:ascii="Times New Roman" w:hAnsi="Times New Roman" w:eastAsia="宋体" w:cs="Times New Roman"/>
          <w:b w:val="0"/>
          <w:i w:val="0"/>
          <w:sz w:val="24"/>
        </w:rPr>
        <w:t>A good idea comes into my mind.</w:t>
      </w:r>
    </w:p>
    <w:p w14:paraId="129D7C2D">
      <w:pPr>
        <w:spacing w:before="0" w:after="80" w:line="360" w:lineRule="auto"/>
      </w:pPr>
      <w:r>
        <w:rPr>
          <w:rFonts w:ascii="Times New Roman" w:hAnsi="Times New Roman" w:eastAsia="宋体" w:cs="Times New Roman"/>
          <w:b/>
          <w:i w:val="0"/>
          <w:sz w:val="24"/>
        </w:rPr>
        <w:t>翻译：</w:t>
      </w:r>
      <w:r>
        <w:rPr>
          <w:rFonts w:ascii="Times New Roman" w:hAnsi="Times New Roman" w:eastAsia="宋体" w:cs="Times New Roman"/>
          <w:b w:val="0"/>
          <w:i w:val="0"/>
          <w:sz w:val="24"/>
        </w:rPr>
        <w:t>一个好主意出现在我的脑海里。</w:t>
      </w:r>
    </w:p>
    <w:p w14:paraId="45DA5DFB">
      <w:pPr>
        <w:spacing w:before="60" w:after="20" w:line="360" w:lineRule="auto"/>
      </w:pPr>
      <w:r>
        <w:rPr>
          <w:rFonts w:ascii="Times New Roman" w:hAnsi="Times New Roman" w:eastAsia="宋体" w:cs="Times New Roman"/>
          <w:b/>
          <w:i w:val="0"/>
          <w:sz w:val="24"/>
        </w:rPr>
        <w:t>（07） hers /hɜːz/ pron. 她的</w:t>
      </w:r>
    </w:p>
    <w:p w14:paraId="0BD3F316">
      <w:pPr>
        <w:spacing w:before="0" w:after="20" w:line="360" w:lineRule="auto"/>
      </w:pPr>
      <w:r>
        <w:rPr>
          <w:rFonts w:ascii="Times New Roman" w:hAnsi="Times New Roman" w:eastAsia="宋体" w:cs="Times New Roman"/>
          <w:b/>
          <w:i w:val="0"/>
          <w:sz w:val="24"/>
        </w:rPr>
        <w:t>例句：</w:t>
      </w:r>
      <w:r>
        <w:rPr>
          <w:rFonts w:ascii="Times New Roman" w:hAnsi="Times New Roman" w:eastAsia="宋体" w:cs="Times New Roman"/>
          <w:b w:val="0"/>
          <w:i w:val="0"/>
          <w:sz w:val="24"/>
        </w:rPr>
        <w:t>This blue pen is hers.</w:t>
      </w:r>
    </w:p>
    <w:p w14:paraId="101E2AD0">
      <w:pPr>
        <w:spacing w:before="0" w:after="80" w:line="360" w:lineRule="auto"/>
      </w:pPr>
      <w:r>
        <w:rPr>
          <w:rFonts w:ascii="Times New Roman" w:hAnsi="Times New Roman" w:eastAsia="宋体" w:cs="Times New Roman"/>
          <w:b/>
          <w:i w:val="0"/>
          <w:sz w:val="24"/>
        </w:rPr>
        <w:t>翻译：</w:t>
      </w:r>
      <w:r>
        <w:rPr>
          <w:rFonts w:ascii="Times New Roman" w:hAnsi="Times New Roman" w:eastAsia="宋体" w:cs="Times New Roman"/>
          <w:b w:val="0"/>
          <w:i w:val="0"/>
          <w:sz w:val="24"/>
        </w:rPr>
        <w:t>这支蓝色钢笔是她的。</w:t>
      </w:r>
    </w:p>
    <w:p w14:paraId="35A3C753">
      <w:pPr>
        <w:spacing w:before="60" w:after="20" w:line="360" w:lineRule="auto"/>
      </w:pPr>
      <w:r>
        <w:rPr>
          <w:rFonts w:ascii="Times New Roman" w:hAnsi="Times New Roman" w:eastAsia="宋体" w:cs="Times New Roman"/>
          <w:b/>
          <w:i w:val="0"/>
          <w:sz w:val="24"/>
        </w:rPr>
        <w:t>（08） dry /draɪ/ adj. 干的，干燥的</w:t>
      </w:r>
    </w:p>
    <w:p w14:paraId="533CFF26">
      <w:pPr>
        <w:spacing w:before="0" w:after="20" w:line="360" w:lineRule="auto"/>
      </w:pPr>
      <w:r>
        <w:rPr>
          <w:rFonts w:ascii="Times New Roman" w:hAnsi="Times New Roman" w:eastAsia="宋体" w:cs="Times New Roman"/>
          <w:b/>
          <w:i w:val="0"/>
          <w:sz w:val="24"/>
        </w:rPr>
        <w:t>例句：</w:t>
      </w:r>
      <w:r>
        <w:rPr>
          <w:rFonts w:ascii="Times New Roman" w:hAnsi="Times New Roman" w:eastAsia="宋体" w:cs="Times New Roman"/>
          <w:b w:val="0"/>
          <w:i w:val="0"/>
          <w:sz w:val="24"/>
        </w:rPr>
        <w:t>Please keep the floor dry.</w:t>
      </w:r>
    </w:p>
    <w:p w14:paraId="2ABCB10D">
      <w:pPr>
        <w:spacing w:before="0" w:after="80" w:line="360" w:lineRule="auto"/>
      </w:pPr>
      <w:r>
        <w:rPr>
          <w:rFonts w:ascii="Times New Roman" w:hAnsi="Times New Roman" w:eastAsia="宋体" w:cs="Times New Roman"/>
          <w:b/>
          <w:i w:val="0"/>
          <w:sz w:val="24"/>
        </w:rPr>
        <w:t>翻译：</w:t>
      </w:r>
      <w:r>
        <w:rPr>
          <w:rFonts w:ascii="Times New Roman" w:hAnsi="Times New Roman" w:eastAsia="宋体" w:cs="Times New Roman"/>
          <w:b w:val="0"/>
          <w:i w:val="0"/>
          <w:sz w:val="24"/>
        </w:rPr>
        <w:t>请保持地面干燥。</w:t>
      </w:r>
    </w:p>
    <w:p w14:paraId="49D53A33">
      <w:pPr>
        <w:spacing w:before="60" w:after="20" w:line="360" w:lineRule="auto"/>
      </w:pPr>
      <w:r>
        <w:rPr>
          <w:rFonts w:ascii="Times New Roman" w:hAnsi="Times New Roman" w:eastAsia="宋体" w:cs="Times New Roman"/>
          <w:b/>
          <w:i w:val="0"/>
          <w:sz w:val="24"/>
        </w:rPr>
        <w:t>（09） meaning /ˈmiːnɪŋ/ n. 意义，意思，含义</w:t>
      </w:r>
    </w:p>
    <w:p w14:paraId="336EC7D0">
      <w:pPr>
        <w:spacing w:before="0" w:after="20" w:line="360" w:lineRule="auto"/>
      </w:pPr>
      <w:r>
        <w:rPr>
          <w:rFonts w:ascii="Times New Roman" w:hAnsi="Times New Roman" w:eastAsia="宋体" w:cs="Times New Roman"/>
          <w:b/>
          <w:i w:val="0"/>
          <w:sz w:val="24"/>
        </w:rPr>
        <w:t>例句：</w:t>
      </w:r>
      <w:r>
        <w:rPr>
          <w:rFonts w:ascii="Times New Roman" w:hAnsi="Times New Roman" w:eastAsia="宋体" w:cs="Times New Roman"/>
          <w:b w:val="0"/>
          <w:i w:val="0"/>
          <w:sz w:val="24"/>
        </w:rPr>
        <w:t>Do you know the meaning of this sentence?</w:t>
      </w:r>
    </w:p>
    <w:p w14:paraId="5FCE7E1A">
      <w:pPr>
        <w:spacing w:before="0" w:after="80" w:line="360" w:lineRule="auto"/>
      </w:pPr>
      <w:r>
        <w:rPr>
          <w:rFonts w:ascii="Times New Roman" w:hAnsi="Times New Roman" w:eastAsia="宋体" w:cs="Times New Roman"/>
          <w:b/>
          <w:i w:val="0"/>
          <w:sz w:val="24"/>
        </w:rPr>
        <w:t>翻译：</w:t>
      </w:r>
      <w:r>
        <w:rPr>
          <w:rFonts w:ascii="Times New Roman" w:hAnsi="Times New Roman" w:eastAsia="宋体" w:cs="Times New Roman"/>
          <w:b w:val="0"/>
          <w:i w:val="0"/>
          <w:sz w:val="24"/>
        </w:rPr>
        <w:t>你知道这个句子的意思吗？</w:t>
      </w:r>
    </w:p>
    <w:p w14:paraId="7F507E0F">
      <w:pPr>
        <w:spacing w:before="60" w:after="20" w:line="360" w:lineRule="auto"/>
        <w:rPr>
          <w:rFonts w:hint="eastAsia" w:ascii="Times New Roman" w:hAnsi="Times New Roman" w:eastAsia="宋体" w:cs="Times New Roman"/>
          <w:b/>
          <w:i w:val="0"/>
          <w:sz w:val="24"/>
        </w:rPr>
      </w:pPr>
      <w:r>
        <w:rPr>
          <w:rFonts w:hint="eastAsia" w:ascii="Times New Roman" w:hAnsi="Times New Roman" w:eastAsia="宋体" w:cs="Times New Roman"/>
          <w:b/>
          <w:i w:val="0"/>
          <w:sz w:val="24"/>
        </w:rPr>
        <w:t>（10） fact /fækt/ n. 事实；真相</w:t>
      </w:r>
    </w:p>
    <w:p w14:paraId="4A83F907">
      <w:pPr>
        <w:spacing w:before="60" w:after="20" w:line="360" w:lineRule="auto"/>
        <w:rPr>
          <w:rFonts w:hint="eastAsia" w:ascii="Times New Roman" w:hAnsi="Times New Roman" w:eastAsia="宋体" w:cs="Times New Roman"/>
          <w:b w:val="0"/>
          <w:bCs/>
          <w:i w:val="0"/>
          <w:sz w:val="24"/>
        </w:rPr>
      </w:pPr>
      <w:r>
        <w:rPr>
          <w:rFonts w:hint="eastAsia" w:ascii="Times New Roman" w:hAnsi="Times New Roman" w:eastAsia="宋体" w:cs="Times New Roman"/>
          <w:b/>
          <w:i w:val="0"/>
          <w:sz w:val="24"/>
        </w:rPr>
        <w:t>例句：</w:t>
      </w:r>
      <w:r>
        <w:rPr>
          <w:rFonts w:hint="eastAsia" w:ascii="Times New Roman" w:hAnsi="Times New Roman" w:eastAsia="宋体" w:cs="Times New Roman"/>
          <w:b w:val="0"/>
          <w:bCs/>
          <w:i w:val="0"/>
          <w:sz w:val="24"/>
        </w:rPr>
        <w:t>The fact is  practice is important.</w:t>
      </w:r>
    </w:p>
    <w:p w14:paraId="6C7C00E5">
      <w:pPr>
        <w:spacing w:before="60" w:after="20" w:line="360" w:lineRule="auto"/>
        <w:rPr>
          <w:rFonts w:hint="eastAsia" w:ascii="Times New Roman" w:hAnsi="Times New Roman" w:eastAsia="宋体" w:cs="Times New Roman"/>
          <w:b w:val="0"/>
          <w:bCs/>
          <w:i w:val="0"/>
          <w:sz w:val="24"/>
        </w:rPr>
      </w:pPr>
      <w:r>
        <w:rPr>
          <w:rFonts w:hint="eastAsia" w:ascii="Times New Roman" w:hAnsi="Times New Roman" w:eastAsia="宋体" w:cs="Times New Roman"/>
          <w:b/>
          <w:bCs w:val="0"/>
          <w:i w:val="0"/>
          <w:sz w:val="24"/>
        </w:rPr>
        <w:t>翻译：</w:t>
      </w:r>
      <w:r>
        <w:rPr>
          <w:rFonts w:hint="eastAsia" w:ascii="Times New Roman" w:hAnsi="Times New Roman" w:eastAsia="宋体" w:cs="Times New Roman"/>
          <w:b w:val="0"/>
          <w:bCs/>
          <w:i w:val="0"/>
          <w:sz w:val="24"/>
        </w:rPr>
        <w:t>事实是练习很重要。</w:t>
      </w:r>
    </w:p>
    <w:p w14:paraId="438A1F8F">
      <w:pPr>
        <w:spacing w:before="60" w:after="20" w:line="360" w:lineRule="auto"/>
      </w:pPr>
      <w:r>
        <w:rPr>
          <w:rFonts w:ascii="Times New Roman" w:hAnsi="Times New Roman" w:eastAsia="宋体" w:cs="Times New Roman"/>
          <w:b/>
          <w:i w:val="0"/>
          <w:sz w:val="24"/>
        </w:rPr>
        <w:t>（11） in fact 事实上</w:t>
      </w:r>
    </w:p>
    <w:p w14:paraId="2EBA404A">
      <w:pPr>
        <w:spacing w:before="0" w:after="20" w:line="360" w:lineRule="auto"/>
      </w:pPr>
      <w:r>
        <w:rPr>
          <w:rFonts w:ascii="Times New Roman" w:hAnsi="Times New Roman" w:eastAsia="宋体" w:cs="Times New Roman"/>
          <w:b/>
          <w:i w:val="0"/>
          <w:sz w:val="24"/>
        </w:rPr>
        <w:t>例句：</w:t>
      </w:r>
      <w:r>
        <w:rPr>
          <w:rFonts w:ascii="Times New Roman" w:hAnsi="Times New Roman" w:eastAsia="宋体" w:cs="Times New Roman"/>
          <w:b w:val="0"/>
          <w:i w:val="0"/>
          <w:sz w:val="24"/>
        </w:rPr>
        <w:t>In fact, I like my new school very much.</w:t>
      </w:r>
    </w:p>
    <w:p w14:paraId="0309F0DB">
      <w:pPr>
        <w:spacing w:before="0" w:after="80" w:line="360" w:lineRule="auto"/>
      </w:pPr>
      <w:r>
        <w:rPr>
          <w:rFonts w:ascii="Times New Roman" w:hAnsi="Times New Roman" w:eastAsia="宋体" w:cs="Times New Roman"/>
          <w:b/>
          <w:i w:val="0"/>
          <w:sz w:val="24"/>
        </w:rPr>
        <w:t>翻译：</w:t>
      </w:r>
      <w:r>
        <w:rPr>
          <w:rFonts w:ascii="Times New Roman" w:hAnsi="Times New Roman" w:eastAsia="宋体" w:cs="Times New Roman"/>
          <w:b w:val="0"/>
          <w:i w:val="0"/>
          <w:sz w:val="24"/>
        </w:rPr>
        <w:t>事实上，我非常喜欢我的新学校。</w:t>
      </w:r>
    </w:p>
    <w:p w14:paraId="25F9D910">
      <w:pPr>
        <w:spacing w:before="60" w:after="20" w:line="360" w:lineRule="auto"/>
      </w:pPr>
      <w:r>
        <w:rPr>
          <w:rFonts w:ascii="Times New Roman" w:hAnsi="Times New Roman" w:eastAsia="宋体" w:cs="Times New Roman"/>
          <w:b/>
          <w:i w:val="0"/>
          <w:sz w:val="24"/>
        </w:rPr>
        <w:t>（12） need /niːd/ v. 需要</w:t>
      </w:r>
    </w:p>
    <w:p w14:paraId="17F1D252">
      <w:pPr>
        <w:spacing w:before="0" w:after="20" w:line="360" w:lineRule="auto"/>
      </w:pPr>
      <w:r>
        <w:rPr>
          <w:rFonts w:ascii="Times New Roman" w:hAnsi="Times New Roman" w:eastAsia="宋体" w:cs="Times New Roman"/>
          <w:b/>
          <w:i w:val="0"/>
          <w:sz w:val="24"/>
        </w:rPr>
        <w:t>例句：</w:t>
      </w:r>
      <w:r>
        <w:rPr>
          <w:rFonts w:ascii="Times New Roman" w:hAnsi="Times New Roman" w:eastAsia="宋体" w:cs="Times New Roman"/>
          <w:b w:val="0"/>
          <w:i w:val="0"/>
          <w:sz w:val="24"/>
        </w:rPr>
        <w:t>We need to make a plan for the new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 xml:space="preserve"> semester.</w:t>
      </w:r>
    </w:p>
    <w:p w14:paraId="14F8B6EE">
      <w:pPr>
        <w:spacing w:before="0" w:after="80" w:line="360" w:lineRule="auto"/>
      </w:pPr>
      <w:r>
        <w:rPr>
          <w:rFonts w:ascii="Times New Roman" w:hAnsi="Times New Roman" w:eastAsia="宋体" w:cs="Times New Roman"/>
          <w:b/>
          <w:i w:val="0"/>
          <w:sz w:val="24"/>
        </w:rPr>
        <w:t>翻译：</w:t>
      </w:r>
      <w:r>
        <w:rPr>
          <w:rFonts w:ascii="Times New Roman" w:hAnsi="Times New Roman" w:eastAsia="宋体" w:cs="Times New Roman"/>
          <w:b w:val="0"/>
          <w:i w:val="0"/>
          <w:sz w:val="24"/>
        </w:rPr>
        <w:t>我们需要为新学期制订一个计划。</w:t>
      </w:r>
    </w:p>
    <w:p w14:paraId="3A9B5A2F">
      <w:pPr>
        <w:spacing w:before="60" w:after="20" w:line="360" w:lineRule="auto"/>
      </w:pPr>
      <w:r>
        <w:rPr>
          <w:rFonts w:ascii="Times New Roman" w:hAnsi="Times New Roman" w:eastAsia="宋体" w:cs="Times New Roman"/>
          <w:b/>
          <w:i w:val="0"/>
          <w:sz w:val="24"/>
        </w:rPr>
        <w:t>（13） remember /rɪˈmembə/ v. 记住，记得</w:t>
      </w:r>
    </w:p>
    <w:p w14:paraId="24E751A9">
      <w:pPr>
        <w:spacing w:before="0" w:after="20" w:line="360" w:lineRule="auto"/>
      </w:pPr>
      <w:r>
        <w:rPr>
          <w:rFonts w:ascii="Times New Roman" w:hAnsi="Times New Roman" w:eastAsia="宋体" w:cs="Times New Roman"/>
          <w:b/>
          <w:i w:val="0"/>
          <w:sz w:val="24"/>
        </w:rPr>
        <w:t>例句：</w:t>
      </w:r>
      <w:r>
        <w:rPr>
          <w:rFonts w:ascii="Times New Roman" w:hAnsi="Times New Roman" w:eastAsia="宋体" w:cs="Times New Roman"/>
          <w:b w:val="0"/>
          <w:i w:val="0"/>
          <w:sz w:val="24"/>
        </w:rPr>
        <w:t>Please remember to finish your homework after school.</w:t>
      </w:r>
    </w:p>
    <w:p w14:paraId="6064AFDC">
      <w:pPr>
        <w:spacing w:before="0" w:after="80" w:line="360" w:lineRule="auto"/>
      </w:pPr>
      <w:r>
        <w:rPr>
          <w:rFonts w:ascii="Times New Roman" w:hAnsi="Times New Roman" w:eastAsia="宋体" w:cs="Times New Roman"/>
          <w:b/>
          <w:i w:val="0"/>
          <w:sz w:val="24"/>
        </w:rPr>
        <w:t>翻译：</w:t>
      </w:r>
      <w:r>
        <w:rPr>
          <w:rFonts w:ascii="Times New Roman" w:hAnsi="Times New Roman" w:eastAsia="宋体" w:cs="Times New Roman"/>
          <w:b w:val="0"/>
          <w:i w:val="0"/>
          <w:sz w:val="24"/>
        </w:rPr>
        <w:t>请记得放学后完成家庭作业。</w:t>
      </w:r>
    </w:p>
    <w:p w14:paraId="2C4DA23D">
      <w:pPr>
        <w:spacing w:before="60" w:after="20" w:line="360" w:lineRule="auto"/>
      </w:pPr>
      <w:r>
        <w:rPr>
          <w:rFonts w:ascii="Times New Roman" w:hAnsi="Times New Roman" w:eastAsia="宋体" w:cs="Times New Roman"/>
          <w:b/>
          <w:i w:val="0"/>
          <w:sz w:val="24"/>
        </w:rPr>
        <w:t>（14） really /ˈrɪəli/ adv. 确实地，的确</w:t>
      </w:r>
    </w:p>
    <w:p w14:paraId="7CF7CE89">
      <w:pPr>
        <w:spacing w:before="0" w:after="20" w:line="360" w:lineRule="auto"/>
      </w:pPr>
      <w:r>
        <w:rPr>
          <w:rFonts w:ascii="Times New Roman" w:hAnsi="Times New Roman" w:eastAsia="宋体" w:cs="Times New Roman"/>
          <w:b/>
          <w:i w:val="0"/>
          <w:sz w:val="24"/>
        </w:rPr>
        <w:t>例句：</w:t>
      </w:r>
      <w:r>
        <w:rPr>
          <w:rFonts w:ascii="Times New Roman" w:hAnsi="Times New Roman" w:eastAsia="宋体" w:cs="Times New Roman"/>
          <w:b w:val="0"/>
          <w:i w:val="0"/>
          <w:sz w:val="24"/>
        </w:rPr>
        <w:t>I am really happy to meet my new classmates.</w:t>
      </w:r>
    </w:p>
    <w:p w14:paraId="7BDE68C4">
      <w:pPr>
        <w:spacing w:before="0" w:after="80" w:line="360" w:lineRule="auto"/>
      </w:pPr>
      <w:r>
        <w:rPr>
          <w:rFonts w:ascii="Times New Roman" w:hAnsi="Times New Roman" w:eastAsia="宋体" w:cs="Times New Roman"/>
          <w:b/>
          <w:i w:val="0"/>
          <w:sz w:val="24"/>
        </w:rPr>
        <w:t>翻译：</w:t>
      </w:r>
      <w:r>
        <w:rPr>
          <w:rFonts w:ascii="Times New Roman" w:hAnsi="Times New Roman" w:eastAsia="宋体" w:cs="Times New Roman"/>
          <w:b w:val="0"/>
          <w:i w:val="0"/>
          <w:sz w:val="24"/>
        </w:rPr>
        <w:t>见到我的新同学，我确实很开心。</w:t>
      </w:r>
    </w:p>
    <w:p w14:paraId="6F7A48F4">
      <w:pPr>
        <w:spacing w:before="60" w:after="20" w:line="360" w:lineRule="auto"/>
      </w:pPr>
      <w:r>
        <w:rPr>
          <w:rFonts w:ascii="Times New Roman" w:hAnsi="Times New Roman" w:eastAsia="宋体" w:cs="Times New Roman"/>
          <w:b/>
          <w:i w:val="0"/>
          <w:sz w:val="24"/>
        </w:rPr>
        <w:t>（15） important /ɪmˈpɔːtənt/ adj. 重要的，重大的</w:t>
      </w:r>
    </w:p>
    <w:p w14:paraId="6E8550E7">
      <w:pPr>
        <w:spacing w:before="0" w:after="20" w:line="360" w:lineRule="auto"/>
      </w:pPr>
      <w:r>
        <w:rPr>
          <w:rFonts w:ascii="Times New Roman" w:hAnsi="Times New Roman" w:eastAsia="宋体" w:cs="Times New Roman"/>
          <w:b/>
          <w:i w:val="0"/>
          <w:sz w:val="24"/>
        </w:rPr>
        <w:t>例句：</w:t>
      </w:r>
      <w:r>
        <w:rPr>
          <w:rFonts w:ascii="Times New Roman" w:hAnsi="Times New Roman" w:eastAsia="宋体" w:cs="Times New Roman"/>
          <w:b w:val="0"/>
          <w:i w:val="0"/>
          <w:sz w:val="24"/>
        </w:rPr>
        <w:t>It is important to listen carefully in class.</w:t>
      </w:r>
    </w:p>
    <w:p w14:paraId="49E3004E">
      <w:pPr>
        <w:spacing w:before="0" w:after="80" w:line="360" w:lineRule="auto"/>
      </w:pPr>
      <w:r>
        <w:rPr>
          <w:rFonts w:ascii="Times New Roman" w:hAnsi="Times New Roman" w:eastAsia="宋体" w:cs="Times New Roman"/>
          <w:b/>
          <w:i w:val="0"/>
          <w:sz w:val="24"/>
        </w:rPr>
        <w:t>翻译：</w:t>
      </w:r>
      <w:r>
        <w:rPr>
          <w:rFonts w:ascii="Times New Roman" w:hAnsi="Times New Roman" w:eastAsia="宋体" w:cs="Times New Roman"/>
          <w:b w:val="0"/>
          <w:i w:val="0"/>
          <w:sz w:val="24"/>
        </w:rPr>
        <w:t>课堂上认真听讲很重要。</w:t>
      </w:r>
    </w:p>
    <w:p w14:paraId="0056BF13">
      <w:pPr>
        <w:spacing w:before="60" w:after="20" w:line="360" w:lineRule="auto"/>
      </w:pPr>
      <w:r>
        <w:rPr>
          <w:rFonts w:ascii="Times New Roman" w:hAnsi="Times New Roman" w:eastAsia="宋体" w:cs="Times New Roman"/>
          <w:b/>
          <w:i w:val="0"/>
          <w:sz w:val="24"/>
        </w:rPr>
        <w:t>（16） plan /plæn/ v. 计划</w:t>
      </w:r>
    </w:p>
    <w:p w14:paraId="56FEA916">
      <w:pPr>
        <w:spacing w:before="0" w:after="20" w:line="360" w:lineRule="auto"/>
      </w:pPr>
      <w:r>
        <w:rPr>
          <w:rFonts w:ascii="Times New Roman" w:hAnsi="Times New Roman" w:eastAsia="宋体" w:cs="Times New Roman"/>
          <w:b/>
          <w:i w:val="0"/>
          <w:sz w:val="24"/>
        </w:rPr>
        <w:t>例句：</w:t>
      </w:r>
      <w:r>
        <w:rPr>
          <w:rFonts w:ascii="Times New Roman" w:hAnsi="Times New Roman" w:eastAsia="宋体" w:cs="Times New Roman"/>
          <w:b w:val="0"/>
          <w:i w:val="0"/>
          <w:sz w:val="24"/>
        </w:rPr>
        <w:t>I plan to read English every morning.</w:t>
      </w:r>
    </w:p>
    <w:p w14:paraId="61DFDF29">
      <w:pPr>
        <w:spacing w:before="0" w:after="80" w:line="360" w:lineRule="auto"/>
      </w:pPr>
      <w:r>
        <w:rPr>
          <w:rFonts w:ascii="Times New Roman" w:hAnsi="Times New Roman" w:eastAsia="宋体" w:cs="Times New Roman"/>
          <w:b/>
          <w:i w:val="0"/>
          <w:sz w:val="24"/>
        </w:rPr>
        <w:t>翻译：</w:t>
      </w:r>
      <w:r>
        <w:rPr>
          <w:rFonts w:ascii="Times New Roman" w:hAnsi="Times New Roman" w:eastAsia="宋体" w:cs="Times New Roman"/>
          <w:b w:val="0"/>
          <w:i w:val="0"/>
          <w:sz w:val="24"/>
        </w:rPr>
        <w:t>我计划每天早上读英语。</w:t>
      </w:r>
    </w:p>
    <w:p w14:paraId="7767CA71">
      <w:pPr>
        <w:spacing w:before="60" w:after="20" w:line="360" w:lineRule="auto"/>
      </w:pPr>
      <w:r>
        <w:rPr>
          <w:rFonts w:ascii="Times New Roman" w:hAnsi="Times New Roman" w:eastAsia="宋体" w:cs="Times New Roman"/>
          <w:b/>
          <w:i w:val="0"/>
          <w:sz w:val="24"/>
        </w:rPr>
        <w:t>（17） problem /ˈprɒbləm/ n. 问题，难题；困难</w:t>
      </w:r>
    </w:p>
    <w:p w14:paraId="685C9DA0">
      <w:pPr>
        <w:spacing w:before="0" w:after="20" w:line="360" w:lineRule="auto"/>
      </w:pPr>
      <w:r>
        <w:rPr>
          <w:rFonts w:ascii="Times New Roman" w:hAnsi="Times New Roman" w:eastAsia="宋体" w:cs="Times New Roman"/>
          <w:b/>
          <w:i w:val="0"/>
          <w:sz w:val="24"/>
        </w:rPr>
        <w:t>例句：</w:t>
      </w:r>
      <w:r>
        <w:rPr>
          <w:rFonts w:ascii="Times New Roman" w:hAnsi="Times New Roman" w:eastAsia="宋体" w:cs="Times New Roman"/>
          <w:b w:val="0"/>
          <w:i w:val="0"/>
          <w:sz w:val="24"/>
        </w:rPr>
        <w:t>He has a problem with his homework.</w:t>
      </w:r>
    </w:p>
    <w:p w14:paraId="49D218C0">
      <w:pPr>
        <w:spacing w:before="0" w:after="80" w:line="360" w:lineRule="auto"/>
      </w:pPr>
      <w:r>
        <w:rPr>
          <w:rFonts w:ascii="Times New Roman" w:hAnsi="Times New Roman" w:eastAsia="宋体" w:cs="Times New Roman"/>
          <w:b/>
          <w:i w:val="0"/>
          <w:sz w:val="24"/>
        </w:rPr>
        <w:t>翻译：</w:t>
      </w:r>
      <w:r>
        <w:rPr>
          <w:rFonts w:ascii="Times New Roman" w:hAnsi="Times New Roman" w:eastAsia="宋体" w:cs="Times New Roman"/>
          <w:b w:val="0"/>
          <w:i w:val="0"/>
          <w:sz w:val="24"/>
        </w:rPr>
        <w:t>他在家庭作业上遇到了一个问题。</w:t>
      </w:r>
    </w:p>
    <w:p w14:paraId="260407B3">
      <w:pPr>
        <w:spacing w:before="60" w:after="20" w:line="360" w:lineRule="auto"/>
      </w:pPr>
      <w:r>
        <w:rPr>
          <w:rFonts w:ascii="Times New Roman" w:hAnsi="Times New Roman" w:eastAsia="宋体" w:cs="Times New Roman"/>
          <w:b/>
          <w:i w:val="0"/>
          <w:sz w:val="24"/>
        </w:rPr>
        <w:t>（18） homework /ˈhəʊmwɜːk/ n. 家庭作业；功课</w:t>
      </w:r>
    </w:p>
    <w:p w14:paraId="7E45DB1C">
      <w:pPr>
        <w:spacing w:before="0" w:after="20" w:line="360" w:lineRule="auto"/>
      </w:pPr>
      <w:r>
        <w:rPr>
          <w:rFonts w:ascii="Times New Roman" w:hAnsi="Times New Roman" w:eastAsia="宋体" w:cs="Times New Roman"/>
          <w:b/>
          <w:i w:val="0"/>
          <w:sz w:val="24"/>
        </w:rPr>
        <w:t>例句：</w:t>
      </w:r>
      <w:r>
        <w:rPr>
          <w:rFonts w:ascii="Times New Roman" w:hAnsi="Times New Roman" w:eastAsia="宋体" w:cs="Times New Roman"/>
          <w:b w:val="0"/>
          <w:i w:val="0"/>
          <w:sz w:val="24"/>
        </w:rPr>
        <w:t>I do my homework after dinner.</w:t>
      </w:r>
    </w:p>
    <w:p w14:paraId="1E51129F">
      <w:pPr>
        <w:spacing w:before="0" w:after="80" w:line="360" w:lineRule="auto"/>
      </w:pPr>
      <w:r>
        <w:rPr>
          <w:rFonts w:ascii="Times New Roman" w:hAnsi="Times New Roman" w:eastAsia="宋体" w:cs="Times New Roman"/>
          <w:b/>
          <w:i w:val="0"/>
          <w:sz w:val="24"/>
        </w:rPr>
        <w:t>翻译：</w:t>
      </w:r>
      <w:r>
        <w:rPr>
          <w:rFonts w:ascii="Times New Roman" w:hAnsi="Times New Roman" w:eastAsia="宋体" w:cs="Times New Roman"/>
          <w:b w:val="0"/>
          <w:i w:val="0"/>
          <w:sz w:val="24"/>
        </w:rPr>
        <w:t>我晚饭后做家庭作业。</w:t>
      </w:r>
    </w:p>
    <w:p w14:paraId="60D8033E">
      <w:pPr>
        <w:spacing w:before="60" w:after="20" w:line="360" w:lineRule="auto"/>
        <w:rPr>
          <w:rFonts w:hint="eastAsia" w:ascii="Times New Roman" w:hAnsi="Times New Roman" w:eastAsia="宋体" w:cs="Times New Roman"/>
          <w:b/>
          <w:i w:val="0"/>
          <w:sz w:val="24"/>
        </w:rPr>
      </w:pPr>
      <w:r>
        <w:rPr>
          <w:rFonts w:hint="eastAsia" w:ascii="Times New Roman" w:hAnsi="Times New Roman" w:eastAsia="宋体" w:cs="Times New Roman"/>
          <w:b/>
          <w:i w:val="0"/>
          <w:sz w:val="24"/>
        </w:rPr>
        <w:t>（19） task /tɑːsk/ n. 工作，任务</w:t>
      </w:r>
    </w:p>
    <w:p w14:paraId="0388E114">
      <w:pPr>
        <w:spacing w:before="0" w:after="20" w:line="360" w:lineRule="auto"/>
        <w:rPr>
          <w:rFonts w:hint="eastAsia" w:ascii="Times New Roman" w:hAnsi="Times New Roman" w:eastAsia="宋体" w:cs="Times New Roman"/>
          <w:b/>
          <w:i w:val="0"/>
          <w:sz w:val="24"/>
        </w:rPr>
      </w:pPr>
      <w:r>
        <w:rPr>
          <w:rFonts w:hint="eastAsia" w:ascii="Times New Roman" w:hAnsi="Times New Roman" w:eastAsia="宋体" w:cs="Times New Roman"/>
          <w:b/>
          <w:i w:val="0"/>
          <w:sz w:val="24"/>
        </w:rPr>
        <w:t>例句：</w:t>
      </w:r>
      <w:r>
        <w:rPr>
          <w:rFonts w:hint="eastAsia" w:ascii="Times New Roman" w:hAnsi="Times New Roman" w:eastAsia="宋体" w:cs="Times New Roman"/>
          <w:b w:val="0"/>
          <w:bCs/>
          <w:i w:val="0"/>
          <w:sz w:val="24"/>
        </w:rPr>
        <w:t>Our first task is to review words.</w:t>
      </w:r>
    </w:p>
    <w:p w14:paraId="5C49FEF8">
      <w:pPr>
        <w:spacing w:before="0" w:after="20" w:line="360" w:lineRule="auto"/>
        <w:rPr>
          <w:rFonts w:hint="eastAsia" w:ascii="Times New Roman" w:hAnsi="Times New Roman" w:eastAsia="宋体" w:cs="Times New Roman"/>
          <w:b/>
          <w:i w:val="0"/>
          <w:sz w:val="24"/>
        </w:rPr>
      </w:pPr>
      <w:r>
        <w:rPr>
          <w:rFonts w:hint="eastAsia" w:ascii="Times New Roman" w:hAnsi="Times New Roman" w:eastAsia="宋体" w:cs="Times New Roman"/>
          <w:b/>
          <w:i w:val="0"/>
          <w:sz w:val="24"/>
        </w:rPr>
        <w:t>翻译：</w:t>
      </w:r>
      <w:r>
        <w:rPr>
          <w:rFonts w:hint="eastAsia" w:ascii="Times New Roman" w:hAnsi="Times New Roman" w:eastAsia="宋体" w:cs="Times New Roman"/>
          <w:b w:val="0"/>
          <w:bCs/>
          <w:i w:val="0"/>
          <w:sz w:val="24"/>
        </w:rPr>
        <w:t>我们的第一项任务是复习单词。</w:t>
      </w:r>
    </w:p>
    <w:p w14:paraId="1128061B">
      <w:pPr>
        <w:spacing w:before="60" w:after="20" w:line="360" w:lineRule="auto"/>
      </w:pPr>
      <w:r>
        <w:rPr>
          <w:rFonts w:ascii="Times New Roman" w:hAnsi="Times New Roman" w:eastAsia="宋体" w:cs="Times New Roman"/>
          <w:b/>
          <w:i w:val="0"/>
          <w:sz w:val="24"/>
        </w:rPr>
        <w:t>（20） project /ˈprɒdʒekt/ n. （学校的）课题，研究项目</w:t>
      </w:r>
    </w:p>
    <w:p w14:paraId="38B29B77">
      <w:pPr>
        <w:spacing w:before="0" w:after="20" w:line="360" w:lineRule="auto"/>
      </w:pPr>
      <w:r>
        <w:rPr>
          <w:rFonts w:ascii="Times New Roman" w:hAnsi="Times New Roman" w:eastAsia="宋体" w:cs="Times New Roman"/>
          <w:b/>
          <w:i w:val="0"/>
          <w:sz w:val="24"/>
        </w:rPr>
        <w:t>例句：</w:t>
      </w:r>
      <w:r>
        <w:rPr>
          <w:rFonts w:ascii="Times New Roman" w:hAnsi="Times New Roman" w:eastAsia="宋体" w:cs="Times New Roman"/>
          <w:b w:val="0"/>
          <w:i w:val="0"/>
          <w:sz w:val="24"/>
        </w:rPr>
        <w:t>We are working on a school project.</w:t>
      </w:r>
    </w:p>
    <w:p w14:paraId="051F3098">
      <w:pPr>
        <w:spacing w:before="0" w:after="80" w:line="360" w:lineRule="auto"/>
      </w:pPr>
      <w:r>
        <w:rPr>
          <w:rFonts w:ascii="Times New Roman" w:hAnsi="Times New Roman" w:eastAsia="宋体" w:cs="Times New Roman"/>
          <w:b/>
          <w:i w:val="0"/>
          <w:sz w:val="24"/>
        </w:rPr>
        <w:t>翻译：</w:t>
      </w:r>
      <w:r>
        <w:rPr>
          <w:rFonts w:ascii="Times New Roman" w:hAnsi="Times New Roman" w:eastAsia="宋体" w:cs="Times New Roman"/>
          <w:b w:val="0"/>
          <w:i w:val="0"/>
          <w:sz w:val="24"/>
        </w:rPr>
        <w:t>我们正在做一个学校课题。</w:t>
      </w:r>
    </w:p>
    <w:p w14:paraId="04556196">
      <w:pPr>
        <w:spacing w:before="60" w:after="20" w:line="360" w:lineRule="auto"/>
        <w:rPr>
          <w:rFonts w:hint="eastAsia" w:ascii="Times New Roman" w:hAnsi="Times New Roman" w:eastAsia="宋体" w:cs="Times New Roman"/>
          <w:b/>
          <w:i w:val="0"/>
          <w:sz w:val="24"/>
        </w:rPr>
      </w:pPr>
      <w:r>
        <w:rPr>
          <w:rFonts w:hint="eastAsia" w:ascii="Times New Roman" w:hAnsi="Times New Roman" w:eastAsia="宋体" w:cs="Times New Roman"/>
          <w:b/>
          <w:i w:val="0"/>
          <w:sz w:val="24"/>
        </w:rPr>
        <w:t>（21） advice /ədˈvaɪs/ n. 意见，建议；忠告，劝告</w:t>
      </w:r>
    </w:p>
    <w:p w14:paraId="2EB1DAD5">
      <w:pPr>
        <w:spacing w:before="60" w:after="20" w:line="360" w:lineRule="auto"/>
        <w:rPr>
          <w:rFonts w:hint="eastAsia" w:ascii="Times New Roman" w:hAnsi="Times New Roman" w:eastAsia="宋体" w:cs="Times New Roman"/>
          <w:b/>
          <w:i w:val="0"/>
          <w:sz w:val="24"/>
        </w:rPr>
      </w:pPr>
      <w:r>
        <w:rPr>
          <w:rFonts w:hint="eastAsia" w:ascii="Times New Roman" w:hAnsi="Times New Roman" w:eastAsia="宋体" w:cs="Times New Roman"/>
          <w:b/>
          <w:i w:val="0"/>
          <w:sz w:val="24"/>
        </w:rPr>
        <w:t>例句：</w:t>
      </w:r>
      <w:r>
        <w:rPr>
          <w:rFonts w:hint="eastAsia" w:ascii="Times New Roman" w:hAnsi="Times New Roman" w:eastAsia="宋体" w:cs="Times New Roman"/>
          <w:b w:val="0"/>
          <w:bCs/>
          <w:i w:val="0"/>
          <w:sz w:val="24"/>
        </w:rPr>
        <w:t>I ask my teacher’s  advice for my study plan.</w:t>
      </w:r>
    </w:p>
    <w:p w14:paraId="70640A39">
      <w:pPr>
        <w:spacing w:before="60" w:after="20" w:line="360" w:lineRule="auto"/>
        <w:rPr>
          <w:rFonts w:hint="eastAsia" w:ascii="Times New Roman" w:hAnsi="Times New Roman" w:eastAsia="宋体" w:cs="Times New Roman"/>
          <w:b/>
          <w:i w:val="0"/>
          <w:sz w:val="24"/>
        </w:rPr>
      </w:pPr>
      <w:r>
        <w:rPr>
          <w:rFonts w:hint="eastAsia" w:ascii="Times New Roman" w:hAnsi="Times New Roman" w:eastAsia="宋体" w:cs="Times New Roman"/>
          <w:b/>
          <w:i w:val="0"/>
          <w:sz w:val="24"/>
        </w:rPr>
        <w:t>翻译：</w:t>
      </w:r>
      <w:r>
        <w:rPr>
          <w:rFonts w:hint="eastAsia" w:ascii="Times New Roman" w:hAnsi="Times New Roman" w:eastAsia="宋体" w:cs="Times New Roman"/>
          <w:b w:val="0"/>
          <w:bCs/>
          <w:i w:val="0"/>
          <w:sz w:val="24"/>
        </w:rPr>
        <w:t>我向老师征求关于学习计划的建议。</w:t>
      </w:r>
    </w:p>
    <w:p w14:paraId="6A3A0644">
      <w:pPr>
        <w:spacing w:before="60" w:after="20" w:line="360" w:lineRule="auto"/>
        <w:rPr>
          <w:rFonts w:hint="eastAsia" w:ascii="Times New Roman" w:hAnsi="Times New Roman" w:eastAsia="宋体" w:cs="Times New Roman"/>
          <w:b/>
          <w:i w:val="0"/>
          <w:sz w:val="24"/>
        </w:rPr>
      </w:pPr>
      <w:r>
        <w:rPr>
          <w:rFonts w:hint="eastAsia" w:ascii="Times New Roman" w:hAnsi="Times New Roman" w:eastAsia="宋体" w:cs="Times New Roman"/>
          <w:b/>
          <w:i w:val="0"/>
          <w:sz w:val="24"/>
        </w:rPr>
        <w:t>（22） journey /ˈdʒɜːni/ n. 旅行，旅程；历程，过程</w:t>
      </w:r>
    </w:p>
    <w:p w14:paraId="28178014">
      <w:pPr>
        <w:spacing w:before="60" w:after="20" w:line="360" w:lineRule="auto"/>
        <w:rPr>
          <w:rFonts w:hint="eastAsia" w:ascii="Times New Roman" w:hAnsi="Times New Roman" w:eastAsia="宋体" w:cs="Times New Roman"/>
          <w:b/>
          <w:i w:val="0"/>
          <w:sz w:val="24"/>
        </w:rPr>
      </w:pPr>
      <w:r>
        <w:rPr>
          <w:rFonts w:hint="eastAsia" w:ascii="Times New Roman" w:hAnsi="Times New Roman" w:eastAsia="宋体" w:cs="Times New Roman"/>
          <w:b/>
          <w:i w:val="0"/>
          <w:sz w:val="24"/>
        </w:rPr>
        <w:t>例句：</w:t>
      </w:r>
      <w:r>
        <w:rPr>
          <w:rFonts w:hint="eastAsia" w:ascii="Times New Roman" w:hAnsi="Times New Roman" w:eastAsia="宋体" w:cs="Times New Roman"/>
          <w:b w:val="0"/>
          <w:bCs/>
          <w:i w:val="0"/>
          <w:sz w:val="24"/>
        </w:rPr>
        <w:t>Junior high school life is a new journey for me.</w:t>
      </w:r>
    </w:p>
    <w:p w14:paraId="3E5698AF">
      <w:pPr>
        <w:spacing w:before="60" w:after="20" w:line="360" w:lineRule="auto"/>
        <w:rPr>
          <w:rFonts w:hint="eastAsia" w:ascii="Times New Roman" w:hAnsi="Times New Roman" w:eastAsia="宋体" w:cs="Times New Roman"/>
          <w:b/>
          <w:i w:val="0"/>
          <w:sz w:val="24"/>
        </w:rPr>
      </w:pPr>
      <w:r>
        <w:rPr>
          <w:rFonts w:hint="eastAsia" w:ascii="Times New Roman" w:hAnsi="Times New Roman" w:eastAsia="宋体" w:cs="Times New Roman"/>
          <w:b/>
          <w:i w:val="0"/>
          <w:sz w:val="24"/>
        </w:rPr>
        <w:t>翻译：</w:t>
      </w:r>
      <w:r>
        <w:rPr>
          <w:rFonts w:hint="eastAsia" w:ascii="Times New Roman" w:hAnsi="Times New Roman" w:eastAsia="宋体" w:cs="Times New Roman"/>
          <w:b w:val="0"/>
          <w:bCs/>
          <w:i w:val="0"/>
          <w:sz w:val="24"/>
        </w:rPr>
        <w:t>初中学习生活对我来说是一段新的旅程。</w:t>
      </w:r>
    </w:p>
    <w:p w14:paraId="64FDADE7">
      <w:pPr>
        <w:spacing w:before="60" w:after="20" w:line="360" w:lineRule="auto"/>
      </w:pPr>
      <w:r>
        <w:rPr>
          <w:rFonts w:ascii="Times New Roman" w:hAnsi="Times New Roman" w:eastAsia="宋体" w:cs="Times New Roman"/>
          <w:b/>
          <w:i w:val="0"/>
          <w:sz w:val="24"/>
        </w:rPr>
        <w:t>（23） something /ˈsʌmθɪŋ/ pron. 某物；某事；某些东西</w:t>
      </w:r>
    </w:p>
    <w:p w14:paraId="0EFD542A">
      <w:pPr>
        <w:spacing w:before="0" w:after="20" w:line="360" w:lineRule="auto"/>
      </w:pPr>
      <w:r>
        <w:rPr>
          <w:rFonts w:ascii="Times New Roman" w:hAnsi="Times New Roman" w:eastAsia="宋体" w:cs="Times New Roman"/>
          <w:b/>
          <w:i w:val="0"/>
          <w:sz w:val="24"/>
        </w:rPr>
        <w:t>例句：</w:t>
      </w:r>
      <w:r>
        <w:rPr>
          <w:rFonts w:ascii="Times New Roman" w:hAnsi="Times New Roman" w:eastAsia="宋体" w:cs="Times New Roman"/>
          <w:b w:val="0"/>
          <w:i w:val="0"/>
          <w:sz w:val="24"/>
        </w:rPr>
        <w:t>I want to do something helpful for my class.</w:t>
      </w:r>
    </w:p>
    <w:p w14:paraId="6A7AEC98">
      <w:pPr>
        <w:spacing w:before="0" w:after="80" w:line="360" w:lineRule="auto"/>
      </w:pPr>
      <w:r>
        <w:rPr>
          <w:rFonts w:ascii="Times New Roman" w:hAnsi="Times New Roman" w:eastAsia="宋体" w:cs="Times New Roman"/>
          <w:b/>
          <w:i w:val="0"/>
          <w:sz w:val="24"/>
        </w:rPr>
        <w:t>翻译：</w:t>
      </w:r>
      <w:r>
        <w:rPr>
          <w:rFonts w:ascii="Times New Roman" w:hAnsi="Times New Roman" w:eastAsia="宋体" w:cs="Times New Roman"/>
          <w:b w:val="0"/>
          <w:i w:val="0"/>
          <w:sz w:val="24"/>
        </w:rPr>
        <w:t>我想为班级做一些有帮助的事情。</w:t>
      </w:r>
    </w:p>
    <w:p w14:paraId="719B9ECB">
      <w:pPr>
        <w:spacing w:before="60" w:after="20" w:line="360" w:lineRule="auto"/>
      </w:pPr>
      <w:r>
        <w:rPr>
          <w:rFonts w:ascii="Times New Roman" w:hAnsi="Times New Roman" w:eastAsia="宋体" w:cs="Times New Roman"/>
          <w:b/>
          <w:i w:val="0"/>
          <w:sz w:val="24"/>
        </w:rPr>
        <w:t>（24） thought /θɔːt/ n. 意见，主意，观点</w:t>
      </w:r>
    </w:p>
    <w:p w14:paraId="0DB6BB93">
      <w:pPr>
        <w:spacing w:before="0" w:after="20" w:line="360" w:lineRule="auto"/>
      </w:pPr>
      <w:r>
        <w:rPr>
          <w:rFonts w:ascii="Times New Roman" w:hAnsi="Times New Roman" w:eastAsia="宋体" w:cs="Times New Roman"/>
          <w:b/>
          <w:i w:val="0"/>
          <w:sz w:val="24"/>
        </w:rPr>
        <w:t>例句：</w:t>
      </w:r>
      <w:r>
        <w:rPr>
          <w:rFonts w:ascii="Times New Roman" w:hAnsi="Times New Roman" w:eastAsia="宋体" w:cs="Times New Roman"/>
          <w:b w:val="0"/>
          <w:i w:val="0"/>
          <w:sz w:val="24"/>
        </w:rPr>
        <w:t>I share my thoughts with my classmates.</w:t>
      </w:r>
    </w:p>
    <w:p w14:paraId="679D5E77">
      <w:pPr>
        <w:spacing w:before="0" w:after="80" w:line="360" w:lineRule="auto"/>
      </w:pPr>
      <w:r>
        <w:rPr>
          <w:rFonts w:ascii="Times New Roman" w:hAnsi="Times New Roman" w:eastAsia="宋体" w:cs="Times New Roman"/>
          <w:b/>
          <w:i w:val="0"/>
          <w:sz w:val="24"/>
        </w:rPr>
        <w:t>翻译：</w:t>
      </w:r>
      <w:r>
        <w:rPr>
          <w:rFonts w:ascii="Times New Roman" w:hAnsi="Times New Roman" w:eastAsia="宋体" w:cs="Times New Roman"/>
          <w:b w:val="0"/>
          <w:i w:val="0"/>
          <w:sz w:val="24"/>
        </w:rPr>
        <w:t>我与同学分享我的想法。</w:t>
      </w:r>
    </w:p>
    <w:p w14:paraId="52ECEFCE">
      <w:pPr>
        <w:spacing w:before="60" w:after="20" w:line="360" w:lineRule="auto"/>
      </w:pPr>
      <w:r>
        <w:rPr>
          <w:rFonts w:ascii="Times New Roman" w:hAnsi="Times New Roman" w:eastAsia="宋体" w:cs="Times New Roman"/>
          <w:b/>
          <w:i w:val="0"/>
          <w:sz w:val="24"/>
        </w:rPr>
        <w:t>（25） life /laɪf/ n. 生活</w:t>
      </w:r>
    </w:p>
    <w:p w14:paraId="46B4E197">
      <w:pPr>
        <w:spacing w:before="0" w:after="20" w:line="360" w:lineRule="auto"/>
      </w:pPr>
      <w:r>
        <w:rPr>
          <w:rFonts w:ascii="Times New Roman" w:hAnsi="Times New Roman" w:eastAsia="宋体" w:cs="Times New Roman"/>
          <w:b/>
          <w:i w:val="0"/>
          <w:sz w:val="24"/>
        </w:rPr>
        <w:t>例句：</w:t>
      </w:r>
      <w:r>
        <w:rPr>
          <w:rFonts w:ascii="Times New Roman" w:hAnsi="Times New Roman" w:eastAsia="宋体" w:cs="Times New Roman"/>
          <w:b w:val="0"/>
          <w:i w:val="0"/>
          <w:sz w:val="24"/>
        </w:rPr>
        <w:t>School life is interesting and busy.</w:t>
      </w:r>
    </w:p>
    <w:p w14:paraId="1540626D">
      <w:pPr>
        <w:spacing w:before="0" w:after="80" w:line="360" w:lineRule="auto"/>
      </w:pPr>
      <w:r>
        <w:rPr>
          <w:rFonts w:ascii="Times New Roman" w:hAnsi="Times New Roman" w:eastAsia="宋体" w:cs="Times New Roman"/>
          <w:b/>
          <w:i w:val="0"/>
          <w:sz w:val="24"/>
        </w:rPr>
        <w:t>翻译：</w:t>
      </w:r>
      <w:r>
        <w:rPr>
          <w:rFonts w:ascii="Times New Roman" w:hAnsi="Times New Roman" w:eastAsia="宋体" w:cs="Times New Roman"/>
          <w:b w:val="0"/>
          <w:i w:val="0"/>
          <w:sz w:val="24"/>
        </w:rPr>
        <w:t>校园生活有趣又忙碌。</w:t>
      </w:r>
    </w:p>
    <w:p w14:paraId="3ABAB979">
      <w:pPr>
        <w:spacing w:before="60" w:after="20" w:line="360" w:lineRule="auto"/>
      </w:pPr>
      <w:r>
        <w:rPr>
          <w:rFonts w:ascii="Times New Roman" w:hAnsi="Times New Roman" w:eastAsia="宋体" w:cs="Times New Roman"/>
          <w:b/>
          <w:i w:val="0"/>
          <w:sz w:val="24"/>
        </w:rPr>
        <w:t>（26） primary school 小学</w:t>
      </w:r>
    </w:p>
    <w:p w14:paraId="1A22ED04">
      <w:pPr>
        <w:spacing w:before="0" w:after="20" w:line="360" w:lineRule="auto"/>
      </w:pPr>
      <w:r>
        <w:rPr>
          <w:rFonts w:ascii="Times New Roman" w:hAnsi="Times New Roman" w:eastAsia="宋体" w:cs="Times New Roman"/>
          <w:b/>
          <w:i w:val="0"/>
          <w:sz w:val="24"/>
        </w:rPr>
        <w:t>例句：</w:t>
      </w:r>
      <w:r>
        <w:rPr>
          <w:rFonts w:ascii="Times New Roman" w:hAnsi="Times New Roman" w:eastAsia="宋体" w:cs="Times New Roman"/>
          <w:b w:val="0"/>
          <w:i w:val="0"/>
          <w:sz w:val="24"/>
        </w:rPr>
        <w:t>I had many good friends in primary school.</w:t>
      </w:r>
    </w:p>
    <w:p w14:paraId="69365736">
      <w:pPr>
        <w:spacing w:before="0" w:after="80" w:line="360" w:lineRule="auto"/>
      </w:pPr>
      <w:r>
        <w:rPr>
          <w:rFonts w:ascii="Times New Roman" w:hAnsi="Times New Roman" w:eastAsia="宋体" w:cs="Times New Roman"/>
          <w:b/>
          <w:i w:val="0"/>
          <w:sz w:val="24"/>
        </w:rPr>
        <w:t>翻译：</w:t>
      </w:r>
      <w:r>
        <w:rPr>
          <w:rFonts w:ascii="Times New Roman" w:hAnsi="Times New Roman" w:eastAsia="宋体" w:cs="Times New Roman"/>
          <w:b w:val="0"/>
          <w:i w:val="0"/>
          <w:sz w:val="24"/>
        </w:rPr>
        <w:t>我在小学有很多好朋友。</w:t>
      </w:r>
    </w:p>
    <w:p w14:paraId="433DECD0">
      <w:pPr>
        <w:spacing w:before="60" w:after="20" w:line="360" w:lineRule="auto"/>
      </w:pPr>
      <w:r>
        <w:rPr>
          <w:rFonts w:ascii="Times New Roman" w:hAnsi="Times New Roman" w:eastAsia="宋体" w:cs="Times New Roman"/>
          <w:b/>
          <w:i w:val="0"/>
          <w:sz w:val="24"/>
        </w:rPr>
        <w:t>（27） pool /puːl/ n. 水塘，水洼</w:t>
      </w:r>
    </w:p>
    <w:p w14:paraId="0A87B7AD">
      <w:pPr>
        <w:spacing w:before="0" w:after="20" w:line="360" w:lineRule="auto"/>
      </w:pPr>
      <w:r>
        <w:rPr>
          <w:rFonts w:ascii="Times New Roman" w:hAnsi="Times New Roman" w:eastAsia="宋体" w:cs="Times New Roman"/>
          <w:b/>
          <w:i w:val="0"/>
          <w:sz w:val="24"/>
        </w:rPr>
        <w:t>例句：</w:t>
      </w:r>
      <w:r>
        <w:rPr>
          <w:rFonts w:ascii="Times New Roman" w:hAnsi="Times New Roman" w:eastAsia="宋体" w:cs="Times New Roman"/>
          <w:b w:val="0"/>
          <w:i w:val="0"/>
          <w:sz w:val="24"/>
        </w:rPr>
        <w:t>There is a small pool after the rain.</w:t>
      </w:r>
    </w:p>
    <w:p w14:paraId="40450D80">
      <w:pPr>
        <w:spacing w:before="0" w:after="80" w:line="360" w:lineRule="auto"/>
      </w:pPr>
      <w:r>
        <w:rPr>
          <w:rFonts w:ascii="Times New Roman" w:hAnsi="Times New Roman" w:eastAsia="宋体" w:cs="Times New Roman"/>
          <w:b/>
          <w:i w:val="0"/>
          <w:sz w:val="24"/>
        </w:rPr>
        <w:t>翻译：</w:t>
      </w:r>
      <w:r>
        <w:rPr>
          <w:rFonts w:ascii="Times New Roman" w:hAnsi="Times New Roman" w:eastAsia="宋体" w:cs="Times New Roman"/>
          <w:b w:val="0"/>
          <w:i w:val="0"/>
          <w:sz w:val="24"/>
        </w:rPr>
        <w:t>雨后有一个小水洼。</w:t>
      </w:r>
    </w:p>
    <w:p w14:paraId="39D88C89">
      <w:pPr>
        <w:spacing w:before="60" w:after="20" w:line="360" w:lineRule="auto"/>
      </w:pPr>
      <w:r>
        <w:rPr>
          <w:rFonts w:ascii="Times New Roman" w:hAnsi="Times New Roman" w:eastAsia="宋体" w:cs="Times New Roman"/>
          <w:b/>
          <w:i w:val="0"/>
          <w:sz w:val="24"/>
        </w:rPr>
        <w:t>（28） protect /prəˈtekt/ v. 保护；防护</w:t>
      </w:r>
    </w:p>
    <w:p w14:paraId="4786877B">
      <w:pPr>
        <w:spacing w:before="0" w:after="20" w:line="360" w:lineRule="auto"/>
      </w:pPr>
      <w:r>
        <w:rPr>
          <w:rFonts w:ascii="Times New Roman" w:hAnsi="Times New Roman" w:eastAsia="宋体" w:cs="Times New Roman"/>
          <w:b/>
          <w:i w:val="0"/>
          <w:sz w:val="24"/>
        </w:rPr>
        <w:t>例句：</w:t>
      </w:r>
      <w:r>
        <w:rPr>
          <w:rFonts w:ascii="Times New Roman" w:hAnsi="Times New Roman" w:eastAsia="宋体" w:cs="Times New Roman"/>
          <w:b w:val="0"/>
          <w:i w:val="0"/>
          <w:sz w:val="24"/>
        </w:rPr>
        <w:t>We should protect the books in the library.</w:t>
      </w:r>
    </w:p>
    <w:p w14:paraId="754E599B">
      <w:pPr>
        <w:spacing w:before="0" w:after="80" w:line="360" w:lineRule="auto"/>
      </w:pPr>
      <w:r>
        <w:rPr>
          <w:rFonts w:ascii="Times New Roman" w:hAnsi="Times New Roman" w:eastAsia="宋体" w:cs="Times New Roman"/>
          <w:b/>
          <w:i w:val="0"/>
          <w:sz w:val="24"/>
        </w:rPr>
        <w:t>翻译：</w:t>
      </w:r>
      <w:r>
        <w:rPr>
          <w:rFonts w:ascii="Times New Roman" w:hAnsi="Times New Roman" w:eastAsia="宋体" w:cs="Times New Roman"/>
          <w:b w:val="0"/>
          <w:i w:val="0"/>
          <w:sz w:val="24"/>
        </w:rPr>
        <w:t>我们应该保护图书馆里的书。</w:t>
      </w:r>
    </w:p>
    <w:p w14:paraId="7F686EB7">
      <w:pPr>
        <w:spacing w:before="60" w:after="20" w:line="360" w:lineRule="auto"/>
      </w:pPr>
      <w:r>
        <w:rPr>
          <w:rFonts w:ascii="Times New Roman" w:hAnsi="Times New Roman" w:eastAsia="宋体" w:cs="Times New Roman"/>
          <w:b/>
          <w:i w:val="0"/>
          <w:sz w:val="24"/>
        </w:rPr>
        <w:t>（29） wind /wɪnd/ n. 风</w:t>
      </w:r>
    </w:p>
    <w:p w14:paraId="373F793E">
      <w:pPr>
        <w:spacing w:before="0" w:after="20" w:line="360" w:lineRule="auto"/>
      </w:pPr>
      <w:r>
        <w:rPr>
          <w:rFonts w:ascii="Times New Roman" w:hAnsi="Times New Roman" w:eastAsia="宋体" w:cs="Times New Roman"/>
          <w:b/>
          <w:i w:val="0"/>
          <w:sz w:val="24"/>
        </w:rPr>
        <w:t>例句：</w:t>
      </w:r>
      <w:r>
        <w:rPr>
          <w:rFonts w:ascii="Times New Roman" w:hAnsi="Times New Roman" w:eastAsia="宋体" w:cs="Times New Roman"/>
          <w:b w:val="0"/>
          <w:i w:val="0"/>
          <w:sz w:val="24"/>
        </w:rPr>
        <w:t>The wind is strong today.</w:t>
      </w:r>
    </w:p>
    <w:p w14:paraId="76ABBDB5">
      <w:pPr>
        <w:spacing w:before="0" w:after="80" w:line="360" w:lineRule="auto"/>
      </w:pPr>
      <w:r>
        <w:rPr>
          <w:rFonts w:ascii="Times New Roman" w:hAnsi="Times New Roman" w:eastAsia="宋体" w:cs="Times New Roman"/>
          <w:b/>
          <w:i w:val="0"/>
          <w:sz w:val="24"/>
        </w:rPr>
        <w:t>翻译：</w:t>
      </w:r>
      <w:r>
        <w:rPr>
          <w:rFonts w:ascii="Times New Roman" w:hAnsi="Times New Roman" w:eastAsia="宋体" w:cs="Times New Roman"/>
          <w:b w:val="0"/>
          <w:i w:val="0"/>
          <w:sz w:val="24"/>
        </w:rPr>
        <w:t>今天风很大。</w:t>
      </w:r>
    </w:p>
    <w:p w14:paraId="7A633854">
      <w:pPr>
        <w:spacing w:before="60" w:after="20" w:line="360" w:lineRule="auto"/>
      </w:pPr>
      <w:r>
        <w:rPr>
          <w:rFonts w:ascii="Times New Roman" w:hAnsi="Times New Roman" w:eastAsia="宋体" w:cs="Times New Roman"/>
          <w:b/>
          <w:i w:val="0"/>
          <w:sz w:val="24"/>
        </w:rPr>
        <w:t>（30） wide /waɪd/ adj. 宽的，宽阔的</w:t>
      </w:r>
    </w:p>
    <w:p w14:paraId="0267573D">
      <w:pPr>
        <w:spacing w:before="0" w:after="20" w:line="360" w:lineRule="auto"/>
      </w:pPr>
      <w:r>
        <w:rPr>
          <w:rFonts w:ascii="Times New Roman" w:hAnsi="Times New Roman" w:eastAsia="宋体" w:cs="Times New Roman"/>
          <w:b/>
          <w:i w:val="0"/>
          <w:sz w:val="24"/>
        </w:rPr>
        <w:t>例句：</w:t>
      </w:r>
      <w:r>
        <w:rPr>
          <w:rFonts w:ascii="Times New Roman" w:hAnsi="Times New Roman" w:eastAsia="宋体" w:cs="Times New Roman"/>
          <w:b w:val="0"/>
          <w:i w:val="0"/>
          <w:sz w:val="24"/>
        </w:rPr>
        <w:t>The school playground is wide.</w:t>
      </w:r>
    </w:p>
    <w:p w14:paraId="7AB0D7D1">
      <w:pPr>
        <w:spacing w:before="0" w:after="80" w:line="360" w:lineRule="auto"/>
      </w:pPr>
      <w:r>
        <w:rPr>
          <w:rFonts w:ascii="Times New Roman" w:hAnsi="Times New Roman" w:eastAsia="宋体" w:cs="Times New Roman"/>
          <w:b/>
          <w:i w:val="0"/>
          <w:sz w:val="24"/>
        </w:rPr>
        <w:t>翻译：</w:t>
      </w:r>
      <w:r>
        <w:rPr>
          <w:rFonts w:ascii="Times New Roman" w:hAnsi="Times New Roman" w:eastAsia="宋体" w:cs="Times New Roman"/>
          <w:b w:val="0"/>
          <w:i w:val="0"/>
          <w:sz w:val="24"/>
        </w:rPr>
        <w:t>学校操场很宽阔。</w:t>
      </w:r>
    </w:p>
    <w:p w14:paraId="13FA0AC8">
      <w:pPr>
        <w:spacing w:before="60" w:after="20" w:line="360" w:lineRule="auto"/>
      </w:pPr>
      <w:r>
        <w:rPr>
          <w:rFonts w:ascii="Times New Roman" w:hAnsi="Times New Roman" w:eastAsia="宋体" w:cs="Times New Roman"/>
          <w:b/>
          <w:i w:val="0"/>
          <w:sz w:val="24"/>
        </w:rPr>
        <w:t>（31） sail /seɪl/ v. 驾驶（船只）</w:t>
      </w:r>
    </w:p>
    <w:p w14:paraId="1C2BF9B9">
      <w:pPr>
        <w:spacing w:before="0" w:after="20" w:line="360" w:lineRule="auto"/>
      </w:pPr>
      <w:r>
        <w:rPr>
          <w:rFonts w:ascii="Times New Roman" w:hAnsi="Times New Roman" w:eastAsia="宋体" w:cs="Times New Roman"/>
          <w:b/>
          <w:i w:val="0"/>
          <w:sz w:val="24"/>
        </w:rPr>
        <w:t>例句：</w:t>
      </w:r>
      <w:r>
        <w:rPr>
          <w:rFonts w:ascii="Times New Roman" w:hAnsi="Times New Roman" w:eastAsia="宋体" w:cs="Times New Roman"/>
          <w:b w:val="0"/>
          <w:i w:val="0"/>
          <w:sz w:val="24"/>
        </w:rPr>
        <w:t>They sail a small boat on the lake.</w:t>
      </w:r>
    </w:p>
    <w:p w14:paraId="60EEA705">
      <w:pPr>
        <w:spacing w:before="0" w:after="80" w:line="360" w:lineRule="auto"/>
      </w:pPr>
      <w:r>
        <w:rPr>
          <w:rFonts w:ascii="Times New Roman" w:hAnsi="Times New Roman" w:eastAsia="宋体" w:cs="Times New Roman"/>
          <w:b/>
          <w:i w:val="0"/>
          <w:sz w:val="24"/>
        </w:rPr>
        <w:t>翻译：</w:t>
      </w:r>
      <w:r>
        <w:rPr>
          <w:rFonts w:ascii="Times New Roman" w:hAnsi="Times New Roman" w:eastAsia="宋体" w:cs="Times New Roman"/>
          <w:b w:val="0"/>
          <w:i w:val="0"/>
          <w:sz w:val="24"/>
        </w:rPr>
        <w:t>他们在湖上驾驶一艘小船。</w:t>
      </w:r>
    </w:p>
    <w:p w14:paraId="24E60EEE">
      <w:pPr>
        <w:spacing w:before="60" w:after="20" w:line="360" w:lineRule="auto"/>
      </w:pPr>
      <w:r>
        <w:rPr>
          <w:rFonts w:ascii="Times New Roman" w:hAnsi="Times New Roman" w:eastAsia="宋体" w:cs="Times New Roman"/>
          <w:b/>
          <w:i w:val="0"/>
          <w:sz w:val="24"/>
        </w:rPr>
        <w:t>（32） through /θruː/ prep. 从一端至另一端，穿过，通过</w:t>
      </w:r>
    </w:p>
    <w:p w14:paraId="5AB7ED04">
      <w:pPr>
        <w:spacing w:before="0" w:after="20" w:line="360" w:lineRule="auto"/>
      </w:pPr>
      <w:r>
        <w:rPr>
          <w:rFonts w:ascii="Times New Roman" w:hAnsi="Times New Roman" w:eastAsia="宋体" w:cs="Times New Roman"/>
          <w:b/>
          <w:i w:val="0"/>
          <w:sz w:val="24"/>
        </w:rPr>
        <w:t>例句：</w:t>
      </w:r>
      <w:r>
        <w:rPr>
          <w:rFonts w:ascii="Times New Roman" w:hAnsi="Times New Roman" w:eastAsia="宋体" w:cs="Times New Roman"/>
          <w:b w:val="0"/>
          <w:i w:val="0"/>
          <w:sz w:val="24"/>
        </w:rPr>
        <w:t>We walk through the school gate in the morning.</w:t>
      </w:r>
    </w:p>
    <w:p w14:paraId="57C02E6D">
      <w:pPr>
        <w:spacing w:before="0" w:after="80" w:line="360" w:lineRule="auto"/>
      </w:pPr>
      <w:r>
        <w:rPr>
          <w:rFonts w:ascii="Times New Roman" w:hAnsi="Times New Roman" w:eastAsia="宋体" w:cs="Times New Roman"/>
          <w:b/>
          <w:i w:val="0"/>
          <w:sz w:val="24"/>
        </w:rPr>
        <w:t>翻译：</w:t>
      </w:r>
      <w:r>
        <w:rPr>
          <w:rFonts w:ascii="Times New Roman" w:hAnsi="Times New Roman" w:eastAsia="宋体" w:cs="Times New Roman"/>
          <w:b w:val="0"/>
          <w:i w:val="0"/>
          <w:sz w:val="24"/>
        </w:rPr>
        <w:t>早晨我们穿过校门。</w:t>
      </w:r>
    </w:p>
    <w:p w14:paraId="2C87DADB">
      <w:pPr>
        <w:spacing w:before="60" w:after="20" w:line="360" w:lineRule="auto"/>
      </w:pPr>
      <w:r>
        <w:rPr>
          <w:rFonts w:ascii="Times New Roman" w:hAnsi="Times New Roman" w:eastAsia="宋体" w:cs="Times New Roman"/>
          <w:b/>
          <w:i w:val="0"/>
          <w:sz w:val="24"/>
        </w:rPr>
        <w:t>（33） storm /stɔːm/ n. 暴风雨（雪）</w:t>
      </w:r>
    </w:p>
    <w:p w14:paraId="6D79B564">
      <w:pPr>
        <w:spacing w:before="0" w:after="20" w:line="360" w:lineRule="auto"/>
      </w:pPr>
      <w:r>
        <w:rPr>
          <w:rFonts w:ascii="Times New Roman" w:hAnsi="Times New Roman" w:eastAsia="宋体" w:cs="Times New Roman"/>
          <w:b/>
          <w:i w:val="0"/>
          <w:sz w:val="24"/>
        </w:rPr>
        <w:t>例句：</w:t>
      </w:r>
      <w:r>
        <w:rPr>
          <w:rFonts w:ascii="Times New Roman" w:hAnsi="Times New Roman" w:eastAsia="宋体" w:cs="Times New Roman"/>
          <w:b w:val="0"/>
          <w:i w:val="0"/>
          <w:sz w:val="24"/>
        </w:rPr>
        <w:t>The storm makes the trees shake.</w:t>
      </w:r>
    </w:p>
    <w:p w14:paraId="75DF52B1">
      <w:pPr>
        <w:spacing w:before="0" w:after="80" w:line="360" w:lineRule="auto"/>
      </w:pPr>
      <w:r>
        <w:rPr>
          <w:rFonts w:ascii="Times New Roman" w:hAnsi="Times New Roman" w:eastAsia="宋体" w:cs="Times New Roman"/>
          <w:b/>
          <w:i w:val="0"/>
          <w:sz w:val="24"/>
        </w:rPr>
        <w:t>翻译：</w:t>
      </w:r>
      <w:r>
        <w:rPr>
          <w:rFonts w:ascii="Times New Roman" w:hAnsi="Times New Roman" w:eastAsia="宋体" w:cs="Times New Roman"/>
          <w:b w:val="0"/>
          <w:i w:val="0"/>
          <w:sz w:val="24"/>
        </w:rPr>
        <w:t>暴风雨使树木摇晃。</w:t>
      </w:r>
    </w:p>
    <w:p w14:paraId="6E5B3C5B">
      <w:pPr>
        <w:spacing w:before="60" w:after="20" w:line="360" w:lineRule="auto"/>
      </w:pPr>
      <w:r>
        <w:rPr>
          <w:rFonts w:ascii="Times New Roman" w:hAnsi="Times New Roman" w:eastAsia="宋体" w:cs="Times New Roman"/>
          <w:b/>
          <w:i w:val="0"/>
          <w:sz w:val="24"/>
        </w:rPr>
        <w:t>（34） towards /təˈwɔːdz/ prep. 向着，朝着（某个方向）</w:t>
      </w:r>
    </w:p>
    <w:p w14:paraId="55BE45CB">
      <w:pPr>
        <w:spacing w:before="0" w:after="20" w:line="360" w:lineRule="auto"/>
      </w:pPr>
      <w:r>
        <w:rPr>
          <w:rFonts w:ascii="Times New Roman" w:hAnsi="Times New Roman" w:eastAsia="宋体" w:cs="Times New Roman"/>
          <w:b/>
          <w:i w:val="0"/>
          <w:sz w:val="24"/>
        </w:rPr>
        <w:t>例句：</w:t>
      </w:r>
      <w:r>
        <w:rPr>
          <w:rFonts w:ascii="Times New Roman" w:hAnsi="Times New Roman" w:eastAsia="宋体" w:cs="Times New Roman"/>
          <w:b w:val="0"/>
          <w:i w:val="0"/>
          <w:sz w:val="24"/>
        </w:rPr>
        <w:t>The students walk towards the classroom.</w:t>
      </w:r>
    </w:p>
    <w:p w14:paraId="60650F91">
      <w:pPr>
        <w:spacing w:before="0" w:after="80" w:line="360" w:lineRule="auto"/>
      </w:pPr>
      <w:r>
        <w:rPr>
          <w:rFonts w:ascii="Times New Roman" w:hAnsi="Times New Roman" w:eastAsia="宋体" w:cs="Times New Roman"/>
          <w:b/>
          <w:i w:val="0"/>
          <w:sz w:val="24"/>
        </w:rPr>
        <w:t>翻译：</w:t>
      </w:r>
      <w:r>
        <w:rPr>
          <w:rFonts w:ascii="Times New Roman" w:hAnsi="Times New Roman" w:eastAsia="宋体" w:cs="Times New Roman"/>
          <w:b w:val="0"/>
          <w:i w:val="0"/>
          <w:sz w:val="24"/>
        </w:rPr>
        <w:t>学生们朝着教室走去。</w:t>
      </w:r>
    </w:p>
    <w:p w14:paraId="0FDA56E5">
      <w:pPr>
        <w:spacing w:before="60" w:after="20" w:line="360" w:lineRule="auto"/>
      </w:pPr>
      <w:r>
        <w:rPr>
          <w:rFonts w:ascii="Times New Roman" w:hAnsi="Times New Roman" w:eastAsia="宋体" w:cs="Times New Roman"/>
          <w:b/>
          <w:i w:val="0"/>
          <w:sz w:val="24"/>
        </w:rPr>
        <w:t>（35） hope /həʊp/ v. 希望，期望，指望</w:t>
      </w:r>
    </w:p>
    <w:p w14:paraId="3211C60F">
      <w:pPr>
        <w:spacing w:before="0" w:after="20" w:line="360" w:lineRule="auto"/>
      </w:pPr>
      <w:r>
        <w:rPr>
          <w:rFonts w:ascii="Times New Roman" w:hAnsi="Times New Roman" w:eastAsia="宋体" w:cs="Times New Roman"/>
          <w:b/>
          <w:i w:val="0"/>
          <w:sz w:val="24"/>
        </w:rPr>
        <w:t>例句：</w:t>
      </w:r>
      <w:r>
        <w:rPr>
          <w:rFonts w:ascii="Times New Roman" w:hAnsi="Times New Roman" w:eastAsia="宋体" w:cs="Times New Roman"/>
          <w:b w:val="0"/>
          <w:i w:val="0"/>
          <w:sz w:val="24"/>
        </w:rPr>
        <w:t>I hope to make new friends in my new class.</w:t>
      </w:r>
    </w:p>
    <w:p w14:paraId="6EDCED0A">
      <w:pPr>
        <w:spacing w:before="0" w:after="80" w:line="360" w:lineRule="auto"/>
      </w:pPr>
      <w:r>
        <w:rPr>
          <w:rFonts w:ascii="Times New Roman" w:hAnsi="Times New Roman" w:eastAsia="宋体" w:cs="Times New Roman"/>
          <w:b/>
          <w:i w:val="0"/>
          <w:sz w:val="24"/>
        </w:rPr>
        <w:t>翻译：</w:t>
      </w:r>
      <w:r>
        <w:rPr>
          <w:rFonts w:ascii="Times New Roman" w:hAnsi="Times New Roman" w:eastAsia="宋体" w:cs="Times New Roman"/>
          <w:b w:val="0"/>
          <w:i w:val="0"/>
          <w:sz w:val="24"/>
        </w:rPr>
        <w:t>我希望在新班级里交到新朋友。</w:t>
      </w:r>
    </w:p>
    <w:p w14:paraId="6B584897">
      <w:pPr>
        <w:pStyle w:val="4"/>
        <w:spacing w:before="180" w:after="80" w:line="360" w:lineRule="auto"/>
        <w:rPr>
          <w:rFonts w:hint="eastAsia" w:ascii="Times New Roman" w:hAnsi="Times New Roman" w:eastAsia="黑体" w:cs="Times New Roman"/>
          <w:b/>
          <w:i w:val="0"/>
          <w:sz w:val="26"/>
        </w:rPr>
      </w:pPr>
      <w:r>
        <w:rPr>
          <w:rFonts w:hint="eastAsia" w:ascii="Times New Roman" w:hAnsi="Times New Roman" w:eastAsia="黑体" w:cs="Times New Roman"/>
          <w:b/>
          <w:i w:val="0"/>
          <w:sz w:val="26"/>
        </w:rPr>
        <w:t>二、重点词汇与短语搭配整理</w:t>
      </w:r>
    </w:p>
    <w:p w14:paraId="15C3249A">
      <w:pPr>
        <w:pStyle w:val="4"/>
        <w:spacing w:before="180" w:after="80" w:line="360" w:lineRule="auto"/>
      </w:pPr>
      <w:r>
        <w:rPr>
          <w:rFonts w:ascii="Times New Roman" w:hAnsi="Times New Roman" w:eastAsia="黑体" w:cs="Times New Roman"/>
          <w:b/>
          <w:i w:val="0"/>
          <w:sz w:val="26"/>
        </w:rPr>
        <w:t>（</w:t>
      </w:r>
      <w:r>
        <w:rPr>
          <w:rFonts w:hint="eastAsia" w:ascii="Times New Roman" w:hAnsi="Times New Roman" w:eastAsia="黑体" w:cs="Times New Roman"/>
          <w:b/>
          <w:i w:val="0"/>
          <w:sz w:val="26"/>
          <w:lang w:val="en-US" w:eastAsia="zh-CN"/>
        </w:rPr>
        <w:t>一</w:t>
      </w:r>
      <w:r>
        <w:rPr>
          <w:rFonts w:ascii="Times New Roman" w:hAnsi="Times New Roman" w:eastAsia="黑体" w:cs="Times New Roman"/>
          <w:b/>
          <w:i w:val="0"/>
          <w:sz w:val="26"/>
        </w:rPr>
        <w:t>）重点词汇与短语</w:t>
      </w:r>
    </w:p>
    <w:p w14:paraId="1851E5D9">
      <w:pPr>
        <w:spacing w:before="20" w:after="80" w:line="360" w:lineRule="auto"/>
        <w:rPr>
          <w:b/>
          <w:bCs/>
        </w:rPr>
      </w:pPr>
      <w:r>
        <w:rPr>
          <w:b/>
          <w:bCs/>
        </w:rPr>
        <w:t>【1】 in fact</w:t>
      </w:r>
    </w:p>
    <w:p w14:paraId="14FF41C1">
      <w:pPr>
        <w:spacing w:before="20" w:after="80" w:line="360" w:lineRule="auto"/>
      </w:pPr>
      <w:r>
        <w:t>in fact 事实上</w:t>
      </w:r>
    </w:p>
    <w:p w14:paraId="4FB35EDA">
      <w:pPr>
        <w:spacing w:before="20" w:after="80" w:line="360" w:lineRule="auto"/>
        <w:rPr>
          <w:b/>
          <w:bCs/>
        </w:rPr>
      </w:pPr>
      <w:r>
        <w:rPr>
          <w:b/>
          <w:bCs/>
        </w:rPr>
        <w:t>常见搭配：</w:t>
      </w:r>
    </w:p>
    <w:p w14:paraId="4930FFA3">
      <w:pPr>
        <w:spacing w:before="20" w:after="80" w:line="360" w:lineRule="auto"/>
      </w:pPr>
      <w:r>
        <w:t>（1）in fact：事实上</w:t>
      </w:r>
    </w:p>
    <w:p w14:paraId="16383E35">
      <w:pPr>
        <w:spacing w:before="20" w:after="80" w:line="360" w:lineRule="auto"/>
        <w:rPr>
          <w:b/>
          <w:bCs/>
        </w:rPr>
      </w:pPr>
      <w:r>
        <w:rPr>
          <w:b/>
          <w:bCs/>
        </w:rPr>
        <w:t>例句：</w:t>
      </w:r>
    </w:p>
    <w:p w14:paraId="1D3AE691">
      <w:pPr>
        <w:spacing w:before="20" w:after="80" w:line="360" w:lineRule="auto"/>
      </w:pPr>
      <w:r>
        <w:t>In fact, I like my new school very much.</w:t>
      </w:r>
    </w:p>
    <w:p w14:paraId="5AD369EA">
      <w:pPr>
        <w:spacing w:before="20" w:after="80" w:line="360" w:lineRule="auto"/>
      </w:pPr>
      <w:r>
        <w:rPr>
          <w:b/>
          <w:bCs/>
        </w:rPr>
        <w:t>翻译：</w:t>
      </w:r>
    </w:p>
    <w:p w14:paraId="54C88007">
      <w:pPr>
        <w:spacing w:before="20" w:after="80" w:line="360" w:lineRule="auto"/>
      </w:pPr>
      <w:r>
        <w:t>事实上，我非常喜欢我的新学校。</w:t>
      </w:r>
    </w:p>
    <w:p w14:paraId="1E97ACF9">
      <w:pPr>
        <w:spacing w:before="20" w:after="80" w:line="360" w:lineRule="auto"/>
        <w:rPr>
          <w:b/>
          <w:bCs/>
        </w:rPr>
      </w:pPr>
      <w:r>
        <w:rPr>
          <w:b/>
          <w:bCs/>
        </w:rPr>
        <w:t>拓展辨析：</w:t>
      </w:r>
    </w:p>
    <w:p w14:paraId="13DDE9B9">
      <w:pPr>
        <w:spacing w:before="20" w:after="80" w:line="360" w:lineRule="auto"/>
        <w:rPr>
          <w:rFonts w:hint="eastAsia"/>
        </w:rPr>
      </w:pPr>
      <w:r>
        <w:rPr>
          <w:rFonts w:hint="eastAsia"/>
        </w:rPr>
        <w:t>近义表达：as a matter of fact 事实上</w:t>
      </w:r>
    </w:p>
    <w:p w14:paraId="5A576B0C">
      <w:pPr>
        <w:spacing w:before="20" w:after="80" w:line="360" w:lineRule="auto"/>
        <w:rPr>
          <w:rFonts w:hint="eastAsia"/>
        </w:rPr>
      </w:pPr>
    </w:p>
    <w:p w14:paraId="012F371F">
      <w:pPr>
        <w:spacing w:before="20" w:after="80" w:line="360" w:lineRule="auto"/>
        <w:rPr>
          <w:b/>
          <w:bCs/>
        </w:rPr>
      </w:pPr>
      <w:r>
        <w:rPr>
          <w:b/>
          <w:bCs/>
        </w:rPr>
        <w:t>【2】 need</w:t>
      </w:r>
    </w:p>
    <w:p w14:paraId="5A6E0337">
      <w:pPr>
        <w:spacing w:before="20" w:after="80" w:line="360" w:lineRule="auto"/>
      </w:pPr>
      <w:r>
        <w:t>need /niːd/ v. 需要</w:t>
      </w:r>
    </w:p>
    <w:p w14:paraId="732CA00C">
      <w:pPr>
        <w:spacing w:before="20" w:after="80" w:line="360" w:lineRule="auto"/>
        <w:rPr>
          <w:b/>
          <w:bCs/>
        </w:rPr>
      </w:pPr>
      <w:r>
        <w:rPr>
          <w:b/>
          <w:bCs/>
        </w:rPr>
        <w:t>常见搭配：</w:t>
      </w:r>
    </w:p>
    <w:p w14:paraId="30CBFB9E">
      <w:pPr>
        <w:spacing w:before="20" w:after="80" w:line="360" w:lineRule="auto"/>
      </w:pPr>
      <w:r>
        <w:t>（1）need to do sth：需要做某事</w:t>
      </w:r>
    </w:p>
    <w:p w14:paraId="16A91E8F">
      <w:pPr>
        <w:spacing w:before="20" w:after="80" w:line="360" w:lineRule="auto"/>
      </w:pPr>
      <w:r>
        <w:t>（2）need sb/sth to do sth：需要某人/某物做某事</w:t>
      </w:r>
    </w:p>
    <w:p w14:paraId="132D469A">
      <w:pPr>
        <w:spacing w:before="20" w:after="80" w:line="360" w:lineRule="auto"/>
        <w:rPr>
          <w:b/>
          <w:bCs/>
        </w:rPr>
      </w:pPr>
      <w:r>
        <w:rPr>
          <w:b/>
          <w:bCs/>
        </w:rPr>
        <w:t>例句：</w:t>
      </w:r>
    </w:p>
    <w:p w14:paraId="2DC13499">
      <w:pPr>
        <w:spacing w:before="20" w:after="80" w:line="360" w:lineRule="auto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（1）We need to make a plan for the new term.</w:t>
      </w:r>
    </w:p>
    <w:p w14:paraId="306C491C">
      <w:pPr>
        <w:spacing w:before="20" w:after="80" w:line="360" w:lineRule="auto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（2）I need a red pen to write down notes.</w:t>
      </w:r>
    </w:p>
    <w:p w14:paraId="45984C29">
      <w:pPr>
        <w:spacing w:before="20" w:after="80" w:line="360" w:lineRule="auto"/>
        <w:rPr>
          <w:b/>
          <w:bCs/>
        </w:rPr>
      </w:pPr>
      <w:r>
        <w:rPr>
          <w:b/>
          <w:bCs/>
        </w:rPr>
        <w:t>翻译：</w:t>
      </w:r>
    </w:p>
    <w:p w14:paraId="673ED123">
      <w:pPr>
        <w:spacing w:before="20" w:after="80" w:line="360" w:lineRule="auto"/>
        <w:rPr>
          <w:ins w:id="0" w:author="birdy" w:date="2026-07-03T10:15:49Z"/>
        </w:rPr>
      </w:pPr>
      <w:r>
        <w:t>（1）我们需要为新学期制订一个计划。</w:t>
      </w:r>
    </w:p>
    <w:p w14:paraId="3C8DE831">
      <w:pPr>
        <w:spacing w:before="20" w:after="80" w:line="360" w:lineRule="auto"/>
        <w:rPr>
          <w:rFonts w:hint="eastAsia"/>
        </w:rPr>
      </w:pPr>
      <w:r>
        <w:t>（2）</w:t>
      </w:r>
      <w:r>
        <w:rPr>
          <w:rFonts w:hint="eastAsia"/>
        </w:rPr>
        <w:t>我需要一支红笔做笔记。</w:t>
      </w:r>
    </w:p>
    <w:p w14:paraId="77D6E64E">
      <w:pPr>
        <w:spacing w:before="20" w:after="80" w:line="360" w:lineRule="auto"/>
        <w:rPr>
          <w:b/>
          <w:bCs/>
        </w:rPr>
      </w:pPr>
      <w:r>
        <w:rPr>
          <w:b/>
          <w:bCs/>
        </w:rPr>
        <w:t>拓展辨析：</w:t>
      </w:r>
    </w:p>
    <w:p w14:paraId="64B3A37A">
      <w:pPr>
        <w:numPr>
          <w:ilvl w:val="-1"/>
          <w:numId w:val="0"/>
        </w:numPr>
        <w:spacing w:before="20" w:after="80" w:line="360" w:lineRule="auto"/>
        <w:rPr>
          <w:ins w:id="2" w:author="birdy" w:date="2026-07-03T10:19:17Z"/>
        </w:rPr>
        <w:pPrChange w:id="1" w:author="birdy" w:date="2026-07-03T10:19:25Z">
          <w:pPr>
            <w:spacing w:before="20" w:after="80" w:line="360" w:lineRule="auto"/>
          </w:pPr>
        </w:pPrChange>
      </w:pPr>
      <w:r>
        <w:t>need /niːd/ n. 需要；必要；</w:t>
      </w:r>
    </w:p>
    <w:p w14:paraId="0E36BB71">
      <w:pPr>
        <w:numPr>
          <w:ilvl w:val="-1"/>
          <w:numId w:val="0"/>
        </w:numPr>
        <w:spacing w:before="20" w:after="80" w:line="360" w:lineRule="auto"/>
        <w:rPr>
          <w:rFonts w:hint="eastAsia"/>
          <w:b/>
          <w:bCs/>
        </w:rPr>
        <w:pPrChange w:id="3" w:author="birdy" w:date="2026-07-03T10:19:06Z">
          <w:pPr>
            <w:spacing w:before="20" w:after="80" w:line="360" w:lineRule="auto"/>
          </w:pPr>
        </w:pPrChange>
      </w:pPr>
      <w:r>
        <w:rPr>
          <w:rFonts w:hint="eastAsia"/>
          <w:b/>
          <w:bCs/>
        </w:rPr>
        <w:t>例句：</w:t>
      </w:r>
    </w:p>
    <w:p w14:paraId="68CB56B1">
      <w:pPr>
        <w:numPr>
          <w:ilvl w:val="-1"/>
          <w:numId w:val="0"/>
        </w:numPr>
        <w:spacing w:before="20" w:after="80" w:line="360" w:lineRule="auto"/>
        <w:rPr>
          <w:rFonts w:hint="eastAsia"/>
        </w:rPr>
        <w:pPrChange w:id="4" w:author="birdy" w:date="2026-07-03T10:19:06Z">
          <w:pPr>
            <w:spacing w:before="20" w:after="80" w:line="360" w:lineRule="auto"/>
          </w:pPr>
        </w:pPrChange>
      </w:pPr>
      <w:r>
        <w:rPr>
          <w:rFonts w:hint="eastAsia"/>
        </w:rPr>
        <w:t>A friend in need is a friend in deed.</w:t>
      </w:r>
    </w:p>
    <w:p w14:paraId="2A387495">
      <w:pPr>
        <w:spacing w:before="20" w:after="80" w:line="360" w:lineRule="auto"/>
        <w:rPr>
          <w:b/>
          <w:bCs/>
        </w:rPr>
      </w:pPr>
      <w:r>
        <w:rPr>
          <w:b/>
          <w:bCs/>
        </w:rPr>
        <w:t>翻译：</w:t>
      </w:r>
    </w:p>
    <w:p w14:paraId="0D91D43A">
      <w:pPr>
        <w:numPr>
          <w:ilvl w:val="-1"/>
          <w:numId w:val="0"/>
        </w:numPr>
        <w:spacing w:before="20" w:after="80" w:line="360" w:lineRule="auto"/>
        <w:rPr>
          <w:rFonts w:hint="eastAsia"/>
        </w:rPr>
        <w:pPrChange w:id="5" w:author="birdy" w:date="2026-07-03T10:19:06Z">
          <w:pPr>
            <w:spacing w:before="20" w:after="80" w:line="360" w:lineRule="auto"/>
          </w:pPr>
        </w:pPrChange>
      </w:pPr>
      <w:r>
        <w:rPr>
          <w:rFonts w:hint="eastAsia"/>
        </w:rPr>
        <w:t>患难见真情。</w:t>
      </w:r>
    </w:p>
    <w:p w14:paraId="0AFC49CD">
      <w:pPr>
        <w:numPr>
          <w:ilvl w:val="-1"/>
          <w:numId w:val="0"/>
        </w:numPr>
        <w:spacing w:before="20" w:after="80" w:line="360" w:lineRule="auto"/>
        <w:rPr>
          <w:rFonts w:hint="eastAsia"/>
        </w:rPr>
        <w:pPrChange w:id="6" w:author="birdy" w:date="2026-07-03T10:19:06Z">
          <w:pPr>
            <w:spacing w:before="20" w:after="80" w:line="360" w:lineRule="auto"/>
          </w:pPr>
        </w:pPrChange>
      </w:pPr>
    </w:p>
    <w:p w14:paraId="020CC5A1">
      <w:pPr>
        <w:spacing w:before="20" w:after="80" w:line="360" w:lineRule="auto"/>
        <w:rPr>
          <w:b/>
          <w:bCs/>
        </w:rPr>
      </w:pPr>
      <w:r>
        <w:rPr>
          <w:b/>
          <w:bCs/>
        </w:rPr>
        <w:t>【3】 remember</w:t>
      </w:r>
    </w:p>
    <w:p w14:paraId="0AC468E1">
      <w:pPr>
        <w:spacing w:before="20" w:after="80" w:line="360" w:lineRule="auto"/>
      </w:pPr>
      <w:r>
        <w:t>remember /rɪˈmembə/ v. 记住，记得</w:t>
      </w:r>
    </w:p>
    <w:p w14:paraId="7C5DD49E">
      <w:pPr>
        <w:spacing w:before="20" w:after="80" w:line="360" w:lineRule="auto"/>
        <w:rPr>
          <w:b/>
          <w:bCs/>
        </w:rPr>
      </w:pPr>
      <w:r>
        <w:rPr>
          <w:b/>
          <w:bCs/>
        </w:rPr>
        <w:t>常见搭配：</w:t>
      </w:r>
    </w:p>
    <w:p w14:paraId="1012D854">
      <w:pPr>
        <w:spacing w:before="20" w:after="80" w:line="360" w:lineRule="auto"/>
      </w:pPr>
      <w:r>
        <w:t>（1）remember to do sth：记得去做某事</w:t>
      </w:r>
    </w:p>
    <w:p w14:paraId="36144910">
      <w:pPr>
        <w:spacing w:before="20" w:after="80" w:line="360" w:lineRule="auto"/>
      </w:pPr>
      <w:r>
        <w:t>（2）remember that ...：记得……</w:t>
      </w:r>
    </w:p>
    <w:p w14:paraId="5C309A7E">
      <w:pPr>
        <w:spacing w:before="20" w:after="80" w:line="360" w:lineRule="auto"/>
        <w:rPr>
          <w:b/>
          <w:bCs/>
        </w:rPr>
      </w:pPr>
      <w:r>
        <w:rPr>
          <w:b/>
          <w:bCs/>
        </w:rPr>
        <w:t>例句：</w:t>
      </w:r>
    </w:p>
    <w:p w14:paraId="09B888C8">
      <w:pPr>
        <w:spacing w:before="20" w:after="80" w:line="360" w:lineRule="auto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（1）Please remember to finish your homework after school.</w:t>
      </w:r>
    </w:p>
    <w:p w14:paraId="798982A9">
      <w:pPr>
        <w:spacing w:before="20" w:after="80" w:line="360" w:lineRule="auto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（2）Ple</w:t>
      </w:r>
      <w:r>
        <w:rPr>
          <w:rFonts w:hint="eastAsia"/>
          <w:b w:val="0"/>
          <w:bCs w:val="0"/>
          <w:lang w:val="en-US" w:eastAsia="zh-CN"/>
        </w:rPr>
        <w:t>a</w:t>
      </w:r>
      <w:r>
        <w:rPr>
          <w:rFonts w:hint="eastAsia"/>
          <w:b w:val="0"/>
          <w:bCs w:val="0"/>
        </w:rPr>
        <w:t>se reme</w:t>
      </w:r>
      <w:r>
        <w:rPr>
          <w:rFonts w:hint="eastAsia"/>
          <w:b w:val="0"/>
          <w:bCs w:val="0"/>
          <w:lang w:val="en-US" w:eastAsia="zh-CN"/>
        </w:rPr>
        <w:t>m</w:t>
      </w:r>
      <w:r>
        <w:rPr>
          <w:rFonts w:hint="eastAsia"/>
          <w:b w:val="0"/>
          <w:bCs w:val="0"/>
        </w:rPr>
        <w:t>ber that thinking more is important in learning.</w:t>
      </w:r>
    </w:p>
    <w:p w14:paraId="35E7C60B">
      <w:pPr>
        <w:spacing w:before="20" w:after="80" w:line="360" w:lineRule="auto"/>
        <w:rPr>
          <w:b/>
          <w:bCs/>
        </w:rPr>
      </w:pPr>
      <w:r>
        <w:rPr>
          <w:b/>
          <w:bCs/>
        </w:rPr>
        <w:t>翻译：</w:t>
      </w:r>
    </w:p>
    <w:p w14:paraId="1C269425">
      <w:pPr>
        <w:spacing w:before="20" w:after="80" w:line="360" w:lineRule="auto"/>
        <w:rPr>
          <w:rFonts w:hint="eastAsia"/>
        </w:rPr>
      </w:pPr>
      <w:r>
        <w:rPr>
          <w:rFonts w:hint="eastAsia"/>
        </w:rPr>
        <w:t>（1）请记得放学后完成家庭作业。</w:t>
      </w:r>
    </w:p>
    <w:p w14:paraId="6893CECD">
      <w:pPr>
        <w:spacing w:before="20" w:after="80" w:line="360" w:lineRule="auto"/>
        <w:rPr>
          <w:rFonts w:hint="eastAsia"/>
        </w:rPr>
      </w:pPr>
      <w:r>
        <w:rPr>
          <w:rFonts w:hint="eastAsia"/>
        </w:rPr>
        <w:t>（2）请记住在学习中多思考是很重要的事情。</w:t>
      </w:r>
    </w:p>
    <w:p w14:paraId="594F3115">
      <w:pPr>
        <w:spacing w:before="20" w:after="80" w:line="360" w:lineRule="auto"/>
        <w:rPr>
          <w:rFonts w:hint="eastAsia"/>
        </w:rPr>
      </w:pPr>
    </w:p>
    <w:p w14:paraId="22621ED7">
      <w:pPr>
        <w:spacing w:before="20" w:after="80" w:line="360" w:lineRule="auto"/>
        <w:rPr>
          <w:rFonts w:hint="eastAsia"/>
        </w:rPr>
      </w:pPr>
      <w:r>
        <w:rPr>
          <w:rFonts w:hint="eastAsia"/>
        </w:rPr>
        <w:t>【4】 important</w:t>
      </w:r>
    </w:p>
    <w:p w14:paraId="408680E5">
      <w:pPr>
        <w:spacing w:before="20" w:after="80" w:line="360" w:lineRule="auto"/>
      </w:pPr>
      <w:r>
        <w:t>important /ɪmˈpɔːtənt/ adj. 重要的，重大的</w:t>
      </w:r>
    </w:p>
    <w:p w14:paraId="18E1B43F">
      <w:pPr>
        <w:spacing w:before="20" w:after="80" w:line="360" w:lineRule="auto"/>
        <w:rPr>
          <w:b/>
          <w:bCs/>
        </w:rPr>
      </w:pPr>
      <w:r>
        <w:rPr>
          <w:b/>
          <w:bCs/>
        </w:rPr>
        <w:t>常见搭配：</w:t>
      </w:r>
    </w:p>
    <w:p w14:paraId="2C884EB5">
      <w:pPr>
        <w:spacing w:before="20" w:after="80" w:line="360" w:lineRule="auto"/>
      </w:pPr>
      <w:r>
        <w:t>（1）be important to sb：对某人来说重要</w:t>
      </w:r>
    </w:p>
    <w:p w14:paraId="5656FC2B">
      <w:pPr>
        <w:spacing w:before="20" w:after="80" w:line="360" w:lineRule="auto"/>
      </w:pPr>
      <w:r>
        <w:t>（2）It is important to do sth.：做某事是重要的。</w:t>
      </w:r>
    </w:p>
    <w:p w14:paraId="29968A39">
      <w:pPr>
        <w:spacing w:before="20" w:after="80" w:line="360" w:lineRule="auto"/>
        <w:rPr>
          <w:b/>
          <w:bCs/>
        </w:rPr>
      </w:pPr>
      <w:r>
        <w:rPr>
          <w:b/>
          <w:bCs/>
        </w:rPr>
        <w:t>例句：</w:t>
      </w:r>
    </w:p>
    <w:p w14:paraId="46C888FF">
      <w:pPr>
        <w:spacing w:before="20" w:after="80" w:line="360" w:lineRule="auto"/>
        <w:rPr>
          <w:rFonts w:hint="eastAsia"/>
          <w:b w:val="0"/>
          <w:bCs w:val="0"/>
        </w:rPr>
      </w:pPr>
      <w:r>
        <w:t>（1）</w:t>
      </w:r>
      <w:r>
        <w:rPr>
          <w:rFonts w:hint="eastAsia"/>
          <w:b w:val="0"/>
          <w:bCs w:val="0"/>
        </w:rPr>
        <w:t>It is important for us to be polite to others.</w:t>
      </w:r>
    </w:p>
    <w:p w14:paraId="0B49438D">
      <w:pPr>
        <w:spacing w:before="20" w:after="80" w:line="360" w:lineRule="auto"/>
        <w:rPr>
          <w:rFonts w:hint="eastAsia"/>
          <w:b w:val="0"/>
          <w:bCs w:val="0"/>
        </w:rPr>
      </w:pPr>
      <w:r>
        <w:t>（2）</w:t>
      </w:r>
      <w:r>
        <w:rPr>
          <w:rFonts w:hint="eastAsia"/>
          <w:b w:val="0"/>
          <w:bCs w:val="0"/>
        </w:rPr>
        <w:t>It is important to sleep well.</w:t>
      </w:r>
    </w:p>
    <w:p w14:paraId="3BD5C193">
      <w:pPr>
        <w:spacing w:before="20" w:after="80" w:line="360" w:lineRule="auto"/>
        <w:rPr>
          <w:b/>
          <w:bCs/>
        </w:rPr>
      </w:pPr>
      <w:r>
        <w:rPr>
          <w:b/>
          <w:bCs/>
        </w:rPr>
        <w:t>翻译：</w:t>
      </w:r>
    </w:p>
    <w:p w14:paraId="4F15AF31">
      <w:pPr>
        <w:spacing w:before="20" w:after="80" w:line="360" w:lineRule="auto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（1）对我们来说，对他人有礼貌是重要的。</w:t>
      </w:r>
    </w:p>
    <w:p w14:paraId="0590559C">
      <w:pPr>
        <w:spacing w:before="20" w:after="80" w:line="360" w:lineRule="auto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（2）好的睡眠很重要。</w:t>
      </w:r>
    </w:p>
    <w:p w14:paraId="068B4987">
      <w:pPr>
        <w:spacing w:before="20" w:after="80" w:line="360" w:lineRule="auto"/>
        <w:rPr>
          <w:b/>
          <w:bCs/>
        </w:rPr>
      </w:pPr>
      <w:r>
        <w:rPr>
          <w:b/>
          <w:bCs/>
        </w:rPr>
        <w:t>拓展辨析：</w:t>
      </w:r>
    </w:p>
    <w:p w14:paraId="3B96E33D">
      <w:pPr>
        <w:spacing w:before="20" w:after="80" w:line="360" w:lineRule="auto"/>
        <w:rPr>
          <w:rFonts w:hint="eastAsia"/>
        </w:rPr>
      </w:pPr>
      <w:r>
        <w:rPr>
          <w:rFonts w:hint="eastAsia"/>
        </w:rPr>
        <w:t>importance /ɪmˈpɔːtns/ n. 重要性</w:t>
      </w:r>
    </w:p>
    <w:p w14:paraId="1D54AFD5">
      <w:pPr>
        <w:spacing w:before="20" w:after="80" w:line="360" w:lineRule="auto"/>
        <w:rPr>
          <w:rFonts w:hint="eastAsia"/>
          <w:b/>
          <w:bCs/>
        </w:rPr>
      </w:pPr>
      <w:r>
        <w:rPr>
          <w:rFonts w:hint="eastAsia"/>
          <w:b/>
          <w:bCs/>
        </w:rPr>
        <w:t>例句：</w:t>
      </w:r>
    </w:p>
    <w:p w14:paraId="302AC08E">
      <w:pPr>
        <w:spacing w:before="20" w:after="80" w:line="360" w:lineRule="auto"/>
        <w:rPr>
          <w:rFonts w:hint="eastAsia"/>
        </w:rPr>
      </w:pPr>
      <w:r>
        <w:rPr>
          <w:rFonts w:hint="eastAsia"/>
        </w:rPr>
        <w:t>We have to know the importance of thinking more.</w:t>
      </w:r>
    </w:p>
    <w:p w14:paraId="047F302F">
      <w:pPr>
        <w:spacing w:before="20" w:after="80" w:line="360" w:lineRule="auto"/>
        <w:rPr>
          <w:rFonts w:hint="eastAsia"/>
          <w:b/>
          <w:bCs/>
        </w:rPr>
      </w:pPr>
      <w:r>
        <w:rPr>
          <w:rFonts w:hint="eastAsia"/>
          <w:b/>
          <w:bCs/>
        </w:rPr>
        <w:t>翻译：</w:t>
      </w:r>
    </w:p>
    <w:p w14:paraId="25CF30D7">
      <w:pPr>
        <w:spacing w:before="20" w:after="80" w:line="360" w:lineRule="auto"/>
        <w:rPr>
          <w:rFonts w:hint="eastAsia"/>
        </w:rPr>
      </w:pPr>
      <w:r>
        <w:rPr>
          <w:rFonts w:hint="eastAsia"/>
        </w:rPr>
        <w:t>我们要意识到多思考的重要性。</w:t>
      </w:r>
    </w:p>
    <w:p w14:paraId="30C8C1D6">
      <w:pPr>
        <w:spacing w:before="20" w:after="80" w:line="360" w:lineRule="auto"/>
        <w:rPr>
          <w:b/>
          <w:bCs/>
        </w:rPr>
      </w:pPr>
      <w:r>
        <w:rPr>
          <w:b/>
          <w:bCs/>
        </w:rPr>
        <w:t>【5】 plan</w:t>
      </w:r>
    </w:p>
    <w:p w14:paraId="1CC23563">
      <w:pPr>
        <w:spacing w:before="20" w:after="80" w:line="360" w:lineRule="auto"/>
      </w:pPr>
      <w:r>
        <w:t>plan /plæn/ v. 计划</w:t>
      </w:r>
    </w:p>
    <w:p w14:paraId="38920ADF">
      <w:pPr>
        <w:numPr>
          <w:ilvl w:val="-1"/>
          <w:numId w:val="0"/>
        </w:numPr>
        <w:spacing w:before="20" w:after="80" w:line="360" w:lineRule="auto"/>
        <w:rPr>
          <w:rFonts w:hint="default"/>
          <w:b/>
          <w:bCs/>
          <w:lang w:val="en-US" w:eastAsia="zh-CN"/>
        </w:rPr>
        <w:pPrChange w:id="7" w:author="birdy" w:date="2026-07-03T10:33:21Z">
          <w:pPr>
            <w:spacing w:before="20" w:after="80" w:line="360" w:lineRule="auto"/>
          </w:pPr>
        </w:pPrChange>
      </w:pPr>
      <w:r>
        <w:rPr>
          <w:rFonts w:hint="default"/>
          <w:b/>
          <w:bCs/>
          <w:lang w:val="en-US" w:eastAsia="zh-CN"/>
        </w:rPr>
        <w:t>常见搭配：</w:t>
      </w:r>
    </w:p>
    <w:p w14:paraId="7475F2C1">
      <w:pPr>
        <w:numPr>
          <w:ilvl w:val="-1"/>
          <w:numId w:val="0"/>
        </w:numPr>
        <w:spacing w:before="20" w:after="80" w:line="360" w:lineRule="auto"/>
        <w:rPr>
          <w:rFonts w:hint="default"/>
          <w:lang w:val="en-US" w:eastAsia="zh-CN"/>
        </w:rPr>
        <w:pPrChange w:id="8" w:author="birdy" w:date="2026-07-03T10:33:21Z">
          <w:pPr>
            <w:spacing w:before="20" w:after="80" w:line="360" w:lineRule="auto"/>
          </w:pPr>
        </w:pPrChange>
      </w:pPr>
      <w:r>
        <w:rPr>
          <w:rFonts w:hint="default"/>
          <w:lang w:val="en-US" w:eastAsia="zh-CN"/>
        </w:rPr>
        <w:t>（1）plan to do sth：计划做某事</w:t>
      </w:r>
    </w:p>
    <w:p w14:paraId="7AA11803">
      <w:pPr>
        <w:numPr>
          <w:ilvl w:val="-1"/>
          <w:numId w:val="0"/>
        </w:numPr>
        <w:spacing w:before="20" w:after="80" w:line="360" w:lineRule="auto"/>
        <w:rPr>
          <w:rFonts w:hint="default"/>
          <w:lang w:val="en-US" w:eastAsia="zh-CN"/>
        </w:rPr>
        <w:pPrChange w:id="9" w:author="birdy" w:date="2026-07-03T10:33:21Z">
          <w:pPr>
            <w:spacing w:before="20" w:after="80" w:line="360" w:lineRule="auto"/>
          </w:pPr>
        </w:pPrChange>
      </w:pPr>
      <w:r>
        <w:rPr>
          <w:rFonts w:hint="default"/>
          <w:lang w:val="en-US" w:eastAsia="zh-CN"/>
        </w:rPr>
        <w:t>（2）make a plan：制订计划</w:t>
      </w:r>
    </w:p>
    <w:p w14:paraId="5F289082">
      <w:pPr>
        <w:numPr>
          <w:ilvl w:val="-1"/>
          <w:numId w:val="0"/>
        </w:numPr>
        <w:spacing w:before="20" w:after="80" w:line="360" w:lineRule="auto"/>
        <w:rPr>
          <w:rFonts w:hint="default"/>
          <w:b/>
          <w:bCs/>
          <w:lang w:val="en-US" w:eastAsia="zh-CN"/>
        </w:rPr>
        <w:pPrChange w:id="10" w:author="birdy" w:date="2026-07-03T10:33:21Z">
          <w:pPr>
            <w:spacing w:before="20" w:after="80" w:line="360" w:lineRule="auto"/>
          </w:pPr>
        </w:pPrChange>
      </w:pPr>
      <w:r>
        <w:rPr>
          <w:rFonts w:hint="default"/>
          <w:b/>
          <w:bCs/>
          <w:lang w:val="en-US" w:eastAsia="zh-CN"/>
        </w:rPr>
        <w:t>例句：</w:t>
      </w:r>
    </w:p>
    <w:p w14:paraId="2A6F5EAA">
      <w:pPr>
        <w:numPr>
          <w:ilvl w:val="-1"/>
          <w:numId w:val="0"/>
        </w:numPr>
        <w:spacing w:before="20" w:after="80" w:line="360" w:lineRule="auto"/>
        <w:rPr>
          <w:rFonts w:hint="default"/>
          <w:lang w:val="en-US" w:eastAsia="zh-CN"/>
        </w:rPr>
        <w:pPrChange w:id="11" w:author="birdy" w:date="2026-07-03T10:33:21Z">
          <w:pPr>
            <w:spacing w:before="20" w:after="80" w:line="360" w:lineRule="auto"/>
          </w:pPr>
        </w:pPrChange>
      </w:pPr>
      <w:r>
        <w:rPr>
          <w:rFonts w:hint="default"/>
          <w:lang w:val="en-US" w:eastAsia="zh-CN"/>
        </w:rPr>
        <w:t>（1）I plan to read English every morning.</w:t>
      </w:r>
    </w:p>
    <w:p w14:paraId="3BC92FB6">
      <w:pPr>
        <w:numPr>
          <w:ilvl w:val="-1"/>
          <w:numId w:val="0"/>
        </w:numPr>
        <w:spacing w:before="20" w:after="80" w:line="360" w:lineRule="auto"/>
        <w:rPr>
          <w:rFonts w:hint="default"/>
          <w:lang w:val="en-US" w:eastAsia="zh-CN"/>
        </w:rPr>
        <w:pPrChange w:id="12" w:author="birdy" w:date="2026-07-03T10:33:21Z">
          <w:pPr>
            <w:spacing w:before="20" w:after="80" w:line="360" w:lineRule="auto"/>
          </w:pPr>
        </w:pPrChange>
      </w:pPr>
      <w:r>
        <w:rPr>
          <w:rFonts w:hint="default"/>
          <w:lang w:val="en-US" w:eastAsia="zh-CN"/>
        </w:rPr>
        <w:t>（2）We need to make a plan for English learning.</w:t>
      </w:r>
    </w:p>
    <w:p w14:paraId="1F42D73A">
      <w:pPr>
        <w:numPr>
          <w:ilvl w:val="-1"/>
          <w:numId w:val="0"/>
        </w:numPr>
        <w:spacing w:before="20" w:after="80" w:line="360" w:lineRule="auto"/>
        <w:rPr>
          <w:rFonts w:hint="default"/>
          <w:b/>
          <w:bCs/>
          <w:lang w:val="en-US" w:eastAsia="zh-CN"/>
        </w:rPr>
        <w:pPrChange w:id="13" w:author="birdy" w:date="2026-07-03T10:33:21Z">
          <w:pPr>
            <w:spacing w:before="20" w:after="80" w:line="360" w:lineRule="auto"/>
          </w:pPr>
        </w:pPrChange>
      </w:pPr>
      <w:r>
        <w:rPr>
          <w:rFonts w:hint="default"/>
          <w:b/>
          <w:bCs/>
          <w:lang w:val="en-US" w:eastAsia="zh-CN"/>
        </w:rPr>
        <w:t>翻译：</w:t>
      </w:r>
    </w:p>
    <w:p w14:paraId="18033780">
      <w:pPr>
        <w:numPr>
          <w:ilvl w:val="-1"/>
          <w:numId w:val="0"/>
        </w:numPr>
        <w:spacing w:before="20" w:after="80" w:line="360" w:lineRule="auto"/>
        <w:rPr>
          <w:rFonts w:hint="default"/>
          <w:lang w:val="en-US" w:eastAsia="zh-CN"/>
        </w:rPr>
        <w:pPrChange w:id="14" w:author="birdy" w:date="2026-07-03T10:33:21Z">
          <w:pPr>
            <w:spacing w:before="20" w:after="80" w:line="360" w:lineRule="auto"/>
          </w:pPr>
        </w:pPrChange>
      </w:pPr>
      <w:r>
        <w:rPr>
          <w:rFonts w:hint="default"/>
          <w:lang w:val="en-US" w:eastAsia="zh-CN"/>
        </w:rPr>
        <w:t>（1）我计划每天早上读英语。</w:t>
      </w:r>
    </w:p>
    <w:p w14:paraId="6B1EE122">
      <w:pPr>
        <w:numPr>
          <w:ilvl w:val="-1"/>
          <w:numId w:val="0"/>
        </w:numPr>
        <w:spacing w:before="20" w:after="80" w:line="360" w:lineRule="auto"/>
        <w:rPr>
          <w:rFonts w:hint="default"/>
          <w:lang w:val="en-US" w:eastAsia="zh-CN"/>
        </w:rPr>
        <w:pPrChange w:id="15" w:author="birdy" w:date="2026-07-03T10:33:21Z">
          <w:pPr>
            <w:spacing w:before="20" w:after="80" w:line="360" w:lineRule="auto"/>
          </w:pPr>
        </w:pPrChange>
      </w:pPr>
      <w:r>
        <w:rPr>
          <w:rFonts w:hint="default"/>
          <w:lang w:val="en-US" w:eastAsia="zh-CN"/>
        </w:rPr>
        <w:t>（2）我们要为学习英语制定计划。</w:t>
      </w:r>
    </w:p>
    <w:p w14:paraId="060E65C9">
      <w:pPr>
        <w:numPr>
          <w:ilvl w:val="-1"/>
          <w:numId w:val="0"/>
        </w:numPr>
        <w:spacing w:before="20" w:after="80" w:line="360" w:lineRule="auto"/>
        <w:rPr>
          <w:rFonts w:hint="default"/>
          <w:lang w:val="en-US" w:eastAsia="zh-CN"/>
        </w:rPr>
        <w:pPrChange w:id="16" w:author="birdy" w:date="2026-07-03T10:33:21Z">
          <w:pPr>
            <w:spacing w:before="20" w:after="80" w:line="360" w:lineRule="auto"/>
          </w:pPr>
        </w:pPrChange>
      </w:pPr>
    </w:p>
    <w:p w14:paraId="432860FE">
      <w:pPr>
        <w:spacing w:before="20" w:after="80" w:line="360" w:lineRule="auto"/>
        <w:rPr>
          <w:b/>
          <w:bCs/>
        </w:rPr>
      </w:pPr>
      <w:r>
        <w:rPr>
          <w:b/>
          <w:bCs/>
        </w:rPr>
        <w:t>【6】 advice</w:t>
      </w:r>
    </w:p>
    <w:p w14:paraId="3C20CDB7">
      <w:pPr>
        <w:spacing w:before="20" w:after="80" w:line="360" w:lineRule="auto"/>
      </w:pPr>
      <w:r>
        <w:t>advice /ədˈvaɪs/ n. 意见，建议；忠告，劝告</w:t>
      </w:r>
    </w:p>
    <w:p w14:paraId="42C79DAF">
      <w:pPr>
        <w:spacing w:before="20" w:after="80" w:line="360" w:lineRule="auto"/>
        <w:rPr>
          <w:rFonts w:hint="eastAsia"/>
          <w:b/>
          <w:bCs/>
        </w:rPr>
      </w:pPr>
      <w:r>
        <w:rPr>
          <w:rFonts w:hint="eastAsia"/>
          <w:b/>
          <w:bCs/>
        </w:rPr>
        <w:t>常见搭配：</w:t>
      </w:r>
    </w:p>
    <w:p w14:paraId="78968811">
      <w:pPr>
        <w:spacing w:before="20" w:after="80" w:line="360" w:lineRule="auto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（1）ask sb for advice：向某人征求建议</w:t>
      </w:r>
    </w:p>
    <w:p w14:paraId="3A33C719">
      <w:pPr>
        <w:spacing w:before="20" w:after="80" w:line="360" w:lineRule="auto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（2）take/follow sb's advice：接受/听从某人的建议</w:t>
      </w:r>
    </w:p>
    <w:p w14:paraId="3281E21F">
      <w:pPr>
        <w:spacing w:before="20" w:after="80" w:line="360" w:lineRule="auto"/>
        <w:rPr>
          <w:rFonts w:hint="eastAsia"/>
          <w:b/>
          <w:bCs/>
        </w:rPr>
      </w:pPr>
      <w:r>
        <w:rPr>
          <w:rFonts w:hint="eastAsia"/>
          <w:b/>
          <w:bCs/>
        </w:rPr>
        <w:t>例句：</w:t>
      </w:r>
    </w:p>
    <w:p w14:paraId="542B9E0A">
      <w:pPr>
        <w:spacing w:before="20" w:after="80" w:line="360" w:lineRule="auto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（1）I ask my teacher for advice about my study plan.</w:t>
      </w:r>
    </w:p>
    <w:p w14:paraId="3AF27513">
      <w:pPr>
        <w:spacing w:before="20" w:after="80" w:line="360" w:lineRule="auto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（2）It</w:t>
      </w:r>
      <w:r>
        <w:rPr>
          <w:rFonts w:hint="default"/>
          <w:b w:val="0"/>
          <w:bCs w:val="0"/>
          <w:lang w:val="en-US" w:eastAsia="zh-CN"/>
        </w:rPr>
        <w:t>’</w:t>
      </w:r>
      <w:r>
        <w:rPr>
          <w:rFonts w:hint="eastAsia"/>
          <w:b w:val="0"/>
          <w:bCs w:val="0"/>
        </w:rPr>
        <w:t>s a good idea to follow doctor</w:t>
      </w:r>
      <w:r>
        <w:rPr>
          <w:rFonts w:hint="default"/>
          <w:b w:val="0"/>
          <w:bCs w:val="0"/>
          <w:lang w:val="en-US" w:eastAsia="zh-CN"/>
        </w:rPr>
        <w:t>’</w:t>
      </w:r>
      <w:r>
        <w:rPr>
          <w:rFonts w:hint="eastAsia"/>
          <w:b w:val="0"/>
          <w:bCs w:val="0"/>
        </w:rPr>
        <w:t>s advice.</w:t>
      </w:r>
    </w:p>
    <w:p w14:paraId="0C9514D8">
      <w:pPr>
        <w:spacing w:before="20" w:after="80" w:line="360" w:lineRule="auto"/>
        <w:rPr>
          <w:rFonts w:hint="eastAsia"/>
          <w:b/>
          <w:bCs/>
        </w:rPr>
      </w:pPr>
      <w:r>
        <w:rPr>
          <w:rFonts w:hint="eastAsia"/>
          <w:b/>
          <w:bCs/>
        </w:rPr>
        <w:t>翻译：</w:t>
      </w:r>
    </w:p>
    <w:p w14:paraId="1D73B42D">
      <w:pPr>
        <w:spacing w:before="20" w:after="80" w:line="360" w:lineRule="auto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（1）我向老师征求关于学习计划的建议。</w:t>
      </w:r>
    </w:p>
    <w:p w14:paraId="5CE0BEBA">
      <w:pPr>
        <w:spacing w:before="20" w:after="80" w:line="360" w:lineRule="auto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（2）接受医生的建议是不错的想法。</w:t>
      </w:r>
    </w:p>
    <w:p w14:paraId="7DEFBC90">
      <w:pPr>
        <w:spacing w:before="20" w:after="80" w:line="360" w:lineRule="auto"/>
        <w:rPr>
          <w:ins w:id="17" w:author="birdy" w:date="2026-07-03T10:39:17Z"/>
          <w:rFonts w:hint="eastAsia"/>
          <w:b/>
          <w:bCs/>
        </w:rPr>
      </w:pPr>
    </w:p>
    <w:p w14:paraId="3D941413">
      <w:pPr>
        <w:spacing w:before="20" w:after="80" w:line="360" w:lineRule="auto"/>
        <w:rPr>
          <w:b/>
          <w:bCs/>
        </w:rPr>
      </w:pPr>
      <w:r>
        <w:rPr>
          <w:b/>
          <w:bCs/>
        </w:rPr>
        <w:t>【7】 protect</w:t>
      </w:r>
    </w:p>
    <w:p w14:paraId="5AEF3E62">
      <w:pPr>
        <w:spacing w:before="20" w:after="80" w:line="360" w:lineRule="auto"/>
      </w:pPr>
      <w:r>
        <w:t>protect /prəˈtekt/ v. 保护；防护</w:t>
      </w:r>
    </w:p>
    <w:p w14:paraId="12982868">
      <w:pPr>
        <w:spacing w:before="20" w:after="80" w:line="360" w:lineRule="auto"/>
        <w:rPr>
          <w:b/>
          <w:bCs/>
        </w:rPr>
      </w:pPr>
      <w:r>
        <w:rPr>
          <w:b/>
          <w:bCs/>
        </w:rPr>
        <w:t>常见搭配：</w:t>
      </w:r>
    </w:p>
    <w:p w14:paraId="176A691E">
      <w:pPr>
        <w:spacing w:before="20" w:after="80" w:line="360" w:lineRule="auto"/>
      </w:pPr>
      <w:r>
        <w:t>protect ... from ...：保护……免受……</w:t>
      </w:r>
    </w:p>
    <w:p w14:paraId="7D020BDC">
      <w:pPr>
        <w:spacing w:before="20" w:after="80" w:line="360" w:lineRule="auto"/>
        <w:rPr>
          <w:b/>
          <w:bCs/>
        </w:rPr>
      </w:pPr>
      <w:r>
        <w:rPr>
          <w:b/>
          <w:bCs/>
        </w:rPr>
        <w:t>例句：</w:t>
      </w:r>
    </w:p>
    <w:p w14:paraId="27854ED9">
      <w:pPr>
        <w:spacing w:before="20" w:after="80" w:line="360" w:lineRule="auto"/>
      </w:pPr>
      <w:r>
        <w:t>We should protect the trees from strong wind.</w:t>
      </w:r>
    </w:p>
    <w:p w14:paraId="7055AF19">
      <w:pPr>
        <w:spacing w:before="20" w:after="80" w:line="360" w:lineRule="auto"/>
        <w:rPr>
          <w:b/>
          <w:bCs/>
        </w:rPr>
      </w:pPr>
      <w:r>
        <w:rPr>
          <w:b/>
          <w:bCs/>
        </w:rPr>
        <w:t>翻译：</w:t>
      </w:r>
    </w:p>
    <w:p w14:paraId="26373D71">
      <w:pPr>
        <w:spacing w:before="20" w:after="80" w:line="360" w:lineRule="auto"/>
      </w:pPr>
      <w:r>
        <w:t>我们应该保护树木免受强风侵袭。</w:t>
      </w:r>
    </w:p>
    <w:p w14:paraId="3C5B911F">
      <w:pPr>
        <w:spacing w:before="20" w:after="80" w:line="360" w:lineRule="auto"/>
        <w:rPr>
          <w:b/>
          <w:bCs/>
        </w:rPr>
      </w:pPr>
      <w:r>
        <w:rPr>
          <w:b/>
          <w:bCs/>
        </w:rPr>
        <w:t>拓展辨析：</w:t>
      </w:r>
    </w:p>
    <w:p w14:paraId="710FE51E">
      <w:pPr>
        <w:spacing w:before="20" w:after="80" w:line="360" w:lineRule="auto"/>
        <w:rPr>
          <w:rFonts w:hint="eastAsia"/>
        </w:rPr>
      </w:pPr>
      <w:r>
        <w:rPr>
          <w:rFonts w:hint="eastAsia"/>
        </w:rPr>
        <w:t>protection /prəˈtekʃn/ n. 保护；防护；</w:t>
      </w:r>
    </w:p>
    <w:p w14:paraId="67BFE8EA">
      <w:pPr>
        <w:spacing w:before="20" w:after="80" w:line="360" w:lineRule="auto"/>
        <w:rPr>
          <w:rFonts w:hint="eastAsia"/>
        </w:rPr>
      </w:pPr>
    </w:p>
    <w:p w14:paraId="553C5ABA">
      <w:pPr>
        <w:spacing w:before="20" w:after="80" w:line="360" w:lineRule="auto"/>
        <w:rPr>
          <w:b/>
          <w:bCs/>
        </w:rPr>
      </w:pPr>
      <w:r>
        <w:rPr>
          <w:b/>
          <w:bCs/>
        </w:rPr>
        <w:t>【8】 towards</w:t>
      </w:r>
    </w:p>
    <w:p w14:paraId="355C443C">
      <w:pPr>
        <w:spacing w:before="20" w:after="80" w:line="360" w:lineRule="auto"/>
      </w:pPr>
      <w:r>
        <w:t>towards /təˈwɔːdz/ prep. 向着，朝着（某个方向）</w:t>
      </w:r>
    </w:p>
    <w:p w14:paraId="3362EBF5">
      <w:pPr>
        <w:spacing w:before="20" w:after="80" w:line="360" w:lineRule="auto"/>
        <w:rPr>
          <w:b/>
          <w:bCs/>
        </w:rPr>
      </w:pPr>
      <w:r>
        <w:rPr>
          <w:b/>
          <w:bCs/>
        </w:rPr>
        <w:t>常见搭配：</w:t>
      </w:r>
    </w:p>
    <w:p w14:paraId="52C832A3">
      <w:pPr>
        <w:spacing w:before="20" w:after="80" w:line="360" w:lineRule="auto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（1）towards + place（地点）：朝着某地</w:t>
      </w:r>
    </w:p>
    <w:p w14:paraId="7170F33A">
      <w:pPr>
        <w:spacing w:before="20" w:after="80" w:line="360" w:lineRule="auto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（2）towards + direction（方向）：朝着某个方向</w:t>
      </w:r>
    </w:p>
    <w:p w14:paraId="5BCC8E9E">
      <w:pPr>
        <w:spacing w:before="20" w:after="80" w:line="360" w:lineRule="auto"/>
        <w:rPr>
          <w:rFonts w:hint="eastAsia"/>
          <w:b/>
          <w:bCs/>
        </w:rPr>
      </w:pPr>
      <w:r>
        <w:rPr>
          <w:rFonts w:hint="eastAsia"/>
          <w:b/>
          <w:bCs/>
        </w:rPr>
        <w:t>例句：</w:t>
      </w:r>
    </w:p>
    <w:p w14:paraId="5A046500">
      <w:pPr>
        <w:spacing w:before="20" w:after="80" w:line="360" w:lineRule="auto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（1）We run towards the playground.</w:t>
      </w:r>
    </w:p>
    <w:p w14:paraId="322A0C85">
      <w:pPr>
        <w:spacing w:before="20" w:after="80" w:line="360" w:lineRule="auto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（2）She looks towards the classroom.</w:t>
      </w:r>
    </w:p>
    <w:p w14:paraId="00276987">
      <w:pPr>
        <w:spacing w:before="20" w:after="80" w:line="360" w:lineRule="auto"/>
        <w:rPr>
          <w:rFonts w:hint="eastAsia"/>
          <w:b/>
          <w:bCs/>
        </w:rPr>
      </w:pPr>
      <w:r>
        <w:rPr>
          <w:rFonts w:hint="eastAsia"/>
          <w:b/>
          <w:bCs/>
        </w:rPr>
        <w:t>翻译：</w:t>
      </w:r>
    </w:p>
    <w:p w14:paraId="08F4E748">
      <w:pPr>
        <w:spacing w:before="20" w:after="80" w:line="360" w:lineRule="auto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（1）我们朝着操场跑去。</w:t>
      </w:r>
    </w:p>
    <w:p w14:paraId="686AAE56">
      <w:pPr>
        <w:spacing w:before="20" w:after="80" w:line="360" w:lineRule="auto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（2）她朝教室望去。</w:t>
      </w:r>
    </w:p>
    <w:p w14:paraId="6A3C166E">
      <w:pPr>
        <w:spacing w:before="20" w:after="80" w:line="360" w:lineRule="auto"/>
        <w:rPr>
          <w:rFonts w:hint="eastAsia"/>
          <w:b/>
          <w:bCs/>
        </w:rPr>
      </w:pPr>
    </w:p>
    <w:p w14:paraId="6E7410D0">
      <w:pPr>
        <w:spacing w:before="20" w:after="80" w:line="360" w:lineRule="auto"/>
        <w:rPr>
          <w:b/>
          <w:bCs/>
        </w:rPr>
      </w:pPr>
      <w:r>
        <w:rPr>
          <w:b/>
          <w:bCs/>
        </w:rPr>
        <w:t>【9】 hope</w:t>
      </w:r>
    </w:p>
    <w:p w14:paraId="3314E501">
      <w:pPr>
        <w:spacing w:before="20" w:after="80" w:line="360" w:lineRule="auto"/>
      </w:pPr>
      <w:r>
        <w:t>hope /həʊp/ v. 希望，期望，指望</w:t>
      </w:r>
    </w:p>
    <w:p w14:paraId="058756CB">
      <w:pPr>
        <w:spacing w:before="20" w:after="80" w:line="360" w:lineRule="auto"/>
        <w:rPr>
          <w:b/>
          <w:bCs/>
        </w:rPr>
      </w:pPr>
      <w:r>
        <w:rPr>
          <w:b/>
          <w:bCs/>
        </w:rPr>
        <w:t>常见搭配：</w:t>
      </w:r>
    </w:p>
    <w:p w14:paraId="66365D2D">
      <w:pPr>
        <w:spacing w:before="20" w:after="80" w:line="360" w:lineRule="auto"/>
      </w:pPr>
      <w:r>
        <w:t>（1）hope to do sth：希望做某事</w:t>
      </w:r>
    </w:p>
    <w:p w14:paraId="0545D5F1">
      <w:pPr>
        <w:spacing w:before="20" w:after="80" w:line="360" w:lineRule="auto"/>
        <w:rPr>
          <w:rFonts w:hint="eastAsia"/>
        </w:rPr>
      </w:pPr>
      <w:r>
        <w:rPr>
          <w:rFonts w:hint="eastAsia"/>
        </w:rPr>
        <w:t>（2）hope for sth：希望得到某物；期待某事</w:t>
      </w:r>
    </w:p>
    <w:p w14:paraId="2C908D66">
      <w:pPr>
        <w:spacing w:before="20" w:after="80" w:line="360" w:lineRule="auto"/>
        <w:rPr>
          <w:rFonts w:hint="eastAsia"/>
          <w:b/>
          <w:bCs/>
        </w:rPr>
      </w:pPr>
      <w:r>
        <w:rPr>
          <w:rFonts w:hint="eastAsia"/>
          <w:b/>
          <w:bCs/>
        </w:rPr>
        <w:t>例句：</w:t>
      </w:r>
    </w:p>
    <w:p w14:paraId="2A8AED3D">
      <w:pPr>
        <w:spacing w:before="20" w:after="80" w:line="360" w:lineRule="auto"/>
        <w:rPr>
          <w:rFonts w:hint="eastAsia"/>
        </w:rPr>
      </w:pPr>
      <w:r>
        <w:rPr>
          <w:rFonts w:hint="eastAsia"/>
        </w:rPr>
        <w:t>（1）I hope to make new friends in my new class.</w:t>
      </w:r>
    </w:p>
    <w:p w14:paraId="32749CE5">
      <w:pPr>
        <w:spacing w:before="20" w:after="80" w:line="360" w:lineRule="auto"/>
        <w:rPr>
          <w:rFonts w:hint="eastAsia"/>
        </w:rPr>
      </w:pPr>
      <w:r>
        <w:rPr>
          <w:rFonts w:hint="eastAsia"/>
        </w:rPr>
        <w:t>（2）The boy is hope for a new bike on his birthday.</w:t>
      </w:r>
    </w:p>
    <w:p w14:paraId="0C8F482A">
      <w:pPr>
        <w:spacing w:before="20" w:after="80" w:line="360" w:lineRule="auto"/>
        <w:rPr>
          <w:rFonts w:hint="eastAsia"/>
          <w:b/>
          <w:bCs/>
        </w:rPr>
      </w:pPr>
      <w:r>
        <w:rPr>
          <w:rFonts w:hint="eastAsia"/>
          <w:b/>
          <w:bCs/>
        </w:rPr>
        <w:t>翻译：</w:t>
      </w:r>
    </w:p>
    <w:p w14:paraId="17470A71">
      <w:pPr>
        <w:spacing w:before="20" w:after="80" w:line="360" w:lineRule="auto"/>
        <w:rPr>
          <w:rFonts w:hint="eastAsia"/>
        </w:rPr>
      </w:pPr>
      <w:r>
        <w:rPr>
          <w:rFonts w:hint="eastAsia"/>
        </w:rPr>
        <w:t>（1）我希望在新班级里交到新朋友。</w:t>
      </w:r>
    </w:p>
    <w:p w14:paraId="5ABEAE90">
      <w:pPr>
        <w:spacing w:before="20" w:after="80" w:line="360" w:lineRule="auto"/>
        <w:rPr>
          <w:rFonts w:hint="eastAsia"/>
        </w:rPr>
      </w:pPr>
      <w:r>
        <w:rPr>
          <w:rFonts w:hint="eastAsia"/>
        </w:rPr>
        <w:t>（2）男孩希望在生日时得到一辆新单车。</w:t>
      </w:r>
    </w:p>
    <w:p w14:paraId="416C707F">
      <w:pPr>
        <w:spacing w:before="20" w:after="80" w:line="360" w:lineRule="auto"/>
        <w:rPr>
          <w:rFonts w:hint="eastAsia"/>
          <w:b/>
          <w:bCs/>
        </w:rPr>
      </w:pPr>
      <w:bookmarkStart w:id="0" w:name="_GoBack"/>
      <w:r>
        <w:rPr>
          <w:rFonts w:hint="eastAsia"/>
          <w:b/>
          <w:bCs/>
        </w:rPr>
        <w:t>拓展辨析：</w:t>
      </w:r>
    </w:p>
    <w:bookmarkEnd w:id="0"/>
    <w:p w14:paraId="385F54CC">
      <w:pPr>
        <w:spacing w:before="20" w:after="80" w:line="360" w:lineRule="auto"/>
      </w:pPr>
      <w:r>
        <w:rPr>
          <w:rFonts w:hint="eastAsia"/>
        </w:rPr>
        <w:t>hope /həʊp/ n. 希望；give sb hope 给某人希望</w:t>
      </w:r>
    </w:p>
    <w:sectPr>
      <w:pgSz w:w="12240" w:h="15840"/>
      <w:pgMar w:top="1440" w:right="1531" w:bottom="1440" w:left="153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苹方-简">
    <w:altName w:val="宋体"/>
    <w:panose1 w:val="020B0400000000000000"/>
    <w:charset w:val="86"/>
    <w:family w:val="auto"/>
    <w:pitch w:val="default"/>
    <w:sig w:usb0="00000000" w:usb1="00000000" w:usb2="00000017" w:usb3="00000000" w:csb0="0004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altName w:val="Yu Gothic UI Light"/>
    <w:panose1 w:val="020B0300000000000000"/>
    <w:charset w:val="80"/>
    <w:family w:val="auto"/>
    <w:pitch w:val="default"/>
    <w:sig w:usb0="00000000" w:usb1="00000000" w:usb2="00000012" w:usb3="00000000" w:csb0="0002000D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Yu Gothic UI Light">
    <w:panose1 w:val="020B03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birdy">
    <w15:presenceInfo w15:providerId="WPS Office" w15:userId="255770190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F9D2817"/>
    <w:rsid w:val="20F96205"/>
    <w:rsid w:val="27EDF058"/>
    <w:rsid w:val="3E77ADD0"/>
    <w:rsid w:val="3FED4902"/>
    <w:rsid w:val="3FFDEAE0"/>
    <w:rsid w:val="4E9F3F26"/>
    <w:rsid w:val="531D4626"/>
    <w:rsid w:val="531E0DED"/>
    <w:rsid w:val="57326F8F"/>
    <w:rsid w:val="64821AF4"/>
    <w:rsid w:val="67FB421F"/>
    <w:rsid w:val="6FF9DFCC"/>
    <w:rsid w:val="719672F1"/>
    <w:rsid w:val="7D7EC924"/>
    <w:rsid w:val="7EDFFAB4"/>
    <w:rsid w:val="7F3D426E"/>
    <w:rsid w:val="C6FEBEB6"/>
    <w:rsid w:val="DFDF2143"/>
    <w:rsid w:val="DFE7E1F6"/>
    <w:rsid w:val="DFFE18DB"/>
    <w:rsid w:val="F9FDE713"/>
    <w:rsid w:val="FF7C3EC5"/>
    <w:rsid w:val="FFFE2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60" w:line="360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180" w:after="80" w:line="360" w:lineRule="auto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80" w:after="80" w:line="360" w:lineRule="auto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80" w:after="80" w:line="360" w:lineRule="auto"/>
      <w:outlineLvl w:val="2"/>
    </w:pPr>
    <w:rPr>
      <w:rFonts w:asciiTheme="majorHAnsi" w:hAnsiTheme="majorHAnsi" w:eastAsiaTheme="majorEastAsia" w:cstheme="majorBidi"/>
      <w:b/>
      <w:bCs/>
      <w:color w:val="000000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3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microsoft.com/office/2011/relationships/people" Target="people.xml"/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2757</Words>
  <Characters>5410</Characters>
  <Lines>0</Lines>
  <Paragraphs>0</Paragraphs>
  <TotalTime>205</TotalTime>
  <ScaleCrop>false</ScaleCrop>
  <LinksUpToDate>false</LinksUpToDate>
  <CharactersWithSpaces>6114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Apple</cp:lastModifiedBy>
  <dcterms:modified xsi:type="dcterms:W3CDTF">2026-07-09T07:10:15Z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eyJoZGlkIjoiMTFkZDA5MWZmNmMxZWNmMjY4M2Y3ZWU0MGIxMWQ1MDQiLCJ1c2VySWQiOiI1ODU4MDAzMTkifQ==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3B885DB8A2DC4E788893F9C407D34163_13</vt:lpwstr>
  </property>
</Properties>
</file>